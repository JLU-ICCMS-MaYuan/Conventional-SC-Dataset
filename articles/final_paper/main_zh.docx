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5575" w14:textId="7E2164FB" w:rsidR="00E6362A" w:rsidRDefault="00BD45B9" w:rsidP="001162C8">
      <w:pPr>
        <w:jc w:val="both"/>
        <w:rPr>
          <w:rFonts w:hint="eastAsia"/>
        </w:rPr>
        <w:pPrChange w:id="0" w:author="原 马" w:date="2026-06-08T14:58:00Z" w16du:dateUtc="2026-06-08T06:58:00Z">
          <w:pPr/>
        </w:pPrChange>
      </w:pPr>
      <w:r>
        <w:t>Conventional-SC-Dataset</w:t>
      </w:r>
      <w:r>
        <w:t>：面向超导体系文献与物性参数的可审核数据平台</w:t>
      </w:r>
    </w:p>
    <w:p w14:paraId="6F5633C1" w14:textId="77777777" w:rsidR="00E6362A" w:rsidRDefault="00BD45B9" w:rsidP="001162C8">
      <w:pPr>
        <w:jc w:val="both"/>
        <w:rPr>
          <w:rFonts w:hint="eastAsia"/>
        </w:rPr>
        <w:pPrChange w:id="1" w:author="原 马" w:date="2026-06-08T14:58:00Z" w16du:dateUtc="2026-06-08T06:58:00Z">
          <w:pPr/>
        </w:pPrChange>
      </w:pPr>
      <w:r>
        <w:t>[Yuan Ma, Qiang Guo, Xin Zhong, Hanyu Liu, Yanming Ma]</w:t>
      </w:r>
    </w:p>
    <w:p w14:paraId="590C738A" w14:textId="77777777" w:rsidR="00E6362A" w:rsidRDefault="00BD45B9" w:rsidP="001162C8">
      <w:pPr>
        <w:jc w:val="both"/>
        <w:rPr>
          <w:rFonts w:hint="eastAsia"/>
        </w:rPr>
        <w:pPrChange w:id="2" w:author="原 马" w:date="2026-06-08T14:58:00Z" w16du:dateUtc="2026-06-08T06:58:00Z">
          <w:pPr/>
        </w:pPrChange>
      </w:pPr>
      <w:r>
        <w:t>[Your Affiliation]</w:t>
      </w:r>
    </w:p>
    <w:p w14:paraId="4DB95BDC" w14:textId="77777777" w:rsidR="00E6362A" w:rsidRDefault="00BD45B9" w:rsidP="001162C8">
      <w:pPr>
        <w:jc w:val="both"/>
        <w:rPr>
          <w:rFonts w:hint="eastAsia"/>
        </w:rPr>
        <w:pPrChange w:id="3" w:author="原 马" w:date="2026-06-08T14:58:00Z" w16du:dateUtc="2026-06-08T06:58:00Z">
          <w:pPr/>
        </w:pPrChange>
      </w:pPr>
      <w:r>
        <w:t>摘要</w:t>
      </w:r>
    </w:p>
    <w:p w14:paraId="5B05E1E2" w14:textId="2C3475B9" w:rsidR="00E6362A" w:rsidRDefault="00BD45B9" w:rsidP="001162C8">
      <w:pPr>
        <w:jc w:val="both"/>
        <w:rPr>
          <w:rFonts w:hint="eastAsia"/>
        </w:rPr>
        <w:pPrChange w:id="4" w:author="原 马" w:date="2026-06-08T14:58:00Z" w16du:dateUtc="2026-06-08T06:58:00Z">
          <w:pPr/>
        </w:pPrChange>
      </w:pPr>
      <w:r>
        <w:t>随着超导材料研究的快速发展</w:t>
      </w:r>
      <w:r w:rsidR="002726E1">
        <w:rPr>
          <w:rFonts w:hint="eastAsia"/>
        </w:rPr>
        <w:t>，</w:t>
      </w:r>
      <w:r>
        <w:t>研究者对超导相关信息的系统化组织、可追溯管理与高效获取提出了更高要求。现有公共材料数据库和近年构建的超导数据集已在结构</w:t>
      </w:r>
      <w:r>
        <w:t>–</w:t>
      </w:r>
      <w:r>
        <w:t>性质关联分析、基准测试构建和高通量筛选等方面发挥重要作用；然而，在人工智能驱动材料发现的背景下，超导研究还需要能够持续整合文献证据、结构信息、物理参数和计算资源的数据基础设施，以支持候选体系识别、数据质量控制以及机器学习模型训练与评估。为此，本文设计并实现了</w:t>
      </w:r>
      <w:r>
        <w:t xml:space="preserve"> Conventional-SC-Dataset</w:t>
      </w:r>
      <w:r>
        <w:t>，一个面向常规超导体研究的结构化数据管理与共享平台。该平台以超导体系和元素组合作为组织主线，系统整合体系名称、晶体结构与对称性、压</w:t>
      </w:r>
      <w:ins w:id="5" w:author="原 马" w:date="2026-06-08T14:25:00Z" w16du:dateUtc="2026-06-08T06:25:00Z">
        <w:r w:rsidR="00121D7B">
          <w:rPr>
            <w:rFonts w:hint="eastAsia"/>
          </w:rPr>
          <w:t>强</w:t>
        </w:r>
      </w:ins>
      <w:del w:id="6" w:author="原 马" w:date="2026-06-08T14:25:00Z" w16du:dateUtc="2026-06-08T06:25:00Z">
        <w:r w:rsidDel="00121D7B">
          <w:delText>力</w:delText>
        </w:r>
      </w:del>
      <w:r>
        <w:t>条件、电子结构特征、电子</w:t>
      </w:r>
      <w:r>
        <w:t>–</w:t>
      </w:r>
      <w:r>
        <w:t>声子耦合相关参数以及超导临界转变温度等关键物理属性，并建立与来源文献相连接的可追溯记录机制。平台</w:t>
      </w:r>
      <w:ins w:id="7" w:author="原 马" w:date="2026-06-08T14:25:00Z" w16du:dateUtc="2026-06-08T06:25:00Z">
        <w:r w:rsidR="00121D7B">
          <w:rPr>
            <w:rFonts w:hint="eastAsia"/>
          </w:rPr>
          <w:t>提供了</w:t>
        </w:r>
      </w:ins>
      <w:r>
        <w:t>支持基于周期表的元素导航、三种标准化超导体系检索模式、</w:t>
      </w:r>
      <w:r>
        <w:t xml:space="preserve">AI </w:t>
      </w:r>
      <w:r>
        <w:t>辅助文献筛选</w:t>
      </w:r>
      <w:ins w:id="8" w:author="原 马" w:date="2026-06-08T14:25:00Z" w16du:dateUtc="2026-06-08T06:25:00Z">
        <w:r w:rsidR="00121D7B">
          <w:rPr>
            <w:rFonts w:hint="eastAsia"/>
          </w:rPr>
          <w:t>、</w:t>
        </w:r>
      </w:ins>
      <w:del w:id="9" w:author="原 马" w:date="2026-06-08T14:25:00Z" w16du:dateUtc="2026-06-08T06:25:00Z">
        <w:r w:rsidDel="00121D7B">
          <w:delText>与</w:delText>
        </w:r>
      </w:del>
      <w:r>
        <w:t>批量数据导入</w:t>
      </w:r>
      <w:ins w:id="10" w:author="原 马" w:date="2026-06-08T14:25:00Z" w16du:dateUtc="2026-06-08T06:25:00Z">
        <w:r w:rsidR="00121D7B">
          <w:rPr>
            <w:rFonts w:hint="eastAsia"/>
          </w:rPr>
          <w:t>导出四大核心功能</w:t>
        </w:r>
      </w:ins>
      <w:r>
        <w:t>，同时集成</w:t>
      </w:r>
      <w:r>
        <w:t xml:space="preserve"> HTSC-2025 </w:t>
      </w:r>
      <w:r>
        <w:t>基准数据浏览、</w:t>
      </w:r>
      <w:r>
        <w:t xml:space="preserve">Alexandria </w:t>
      </w:r>
      <w:r>
        <w:t>电声耦合数据接口，以及关联结构文件和投影态密度（</w:t>
      </w:r>
      <w:r>
        <w:t>PDOS</w:t>
      </w:r>
      <w:r>
        <w:t>）信息的</w:t>
      </w:r>
      <w:r>
        <w:t xml:space="preserve"> Tc </w:t>
      </w:r>
      <w:r>
        <w:t>预测模块，从而形成覆盖数据收集、管理、查询、审核与分析的完整工作流程。当前平台主数据库覆盖元素周期表全部</w:t>
      </w:r>
      <w:r>
        <w:t xml:space="preserve"> 118 </w:t>
      </w:r>
      <w:r>
        <w:t>种元素；配套</w:t>
      </w:r>
      <w:r>
        <w:t xml:space="preserve"> AI </w:t>
      </w:r>
      <w:r>
        <w:t>筛选数据库已收录</w:t>
      </w:r>
      <w:r>
        <w:t xml:space="preserve"> 688 </w:t>
      </w:r>
      <w:r>
        <w:t>篇文献、</w:t>
      </w:r>
      <w:r>
        <w:t xml:space="preserve">1,010 </w:t>
      </w:r>
      <w:r>
        <w:t>种化合物和</w:t>
      </w:r>
      <w:r>
        <w:t xml:space="preserve"> 2,624 </w:t>
      </w:r>
      <w:r>
        <w:t>条物理参数记录，其中</w:t>
      </w:r>
      <w:r>
        <w:t xml:space="preserve"> 1,921 </w:t>
      </w:r>
      <w:r>
        <w:t>条记录包含超导转变温度信息，</w:t>
      </w:r>
      <w:r>
        <w:t xml:space="preserve">2,068 </w:t>
      </w:r>
      <w:r>
        <w:t>条记录包含压力信息；系统还提供包含</w:t>
      </w:r>
      <w:r>
        <w:t xml:space="preserve"> 140 </w:t>
      </w:r>
      <w:r>
        <w:t>条标准化记录的</w:t>
      </w:r>
      <w:r>
        <w:t xml:space="preserve"> HTSC-2025 </w:t>
      </w:r>
      <w:r>
        <w:t>基准数据集入口。本文工作的目标</w:t>
      </w:r>
      <w:del w:id="11" w:author="原 马" w:date="2026-06-08T14:26:00Z" w16du:dateUtc="2026-06-08T06:26:00Z">
        <w:r w:rsidDel="00121D7B">
          <w:delText>并非提出新的超导机理或验证新的预测模型，而</w:delText>
        </w:r>
      </w:del>
      <w:r>
        <w:t>是构建一个</w:t>
      </w:r>
      <w:del w:id="12" w:author="原 马" w:date="2026-06-08T14:26:00Z" w16du:dateUtc="2026-06-08T06:26:00Z">
        <w:r w:rsidDel="00121D7B">
          <w:rPr>
            <w:rFonts w:hint="eastAsia"/>
          </w:rPr>
          <w:delText>可复现、</w:delText>
        </w:r>
      </w:del>
      <w:r>
        <w:t>可扩展并支持协同维护的数据基础设施</w:t>
      </w:r>
      <w:ins w:id="13" w:author="原 马" w:date="2026-06-08T14:26:00Z" w16du:dateUtc="2026-06-08T06:26:00Z">
        <w:r w:rsidR="00121D7B">
          <w:rPr>
            <w:rFonts w:hint="eastAsia"/>
          </w:rPr>
          <w:t>和讨论平台</w:t>
        </w:r>
      </w:ins>
      <w:r>
        <w:t>，将分散于文献和相关计算资源中的超导数据整合为面向</w:t>
      </w:r>
      <w:ins w:id="14" w:author="原 马" w:date="2026-06-08T14:26:00Z" w16du:dateUtc="2026-06-08T06:26:00Z">
        <w:r w:rsidR="00121D7B">
          <w:rPr>
            <w:rFonts w:hint="eastAsia"/>
          </w:rPr>
          <w:t>体系</w:t>
        </w:r>
      </w:ins>
      <w:del w:id="15" w:author="原 马" w:date="2026-06-08T14:26:00Z" w16du:dateUtc="2026-06-08T06:26:00Z">
        <w:r w:rsidDel="00121D7B">
          <w:delText>元素</w:delText>
        </w:r>
      </w:del>
      <w:ins w:id="16" w:author="原 马" w:date="2026-06-08T14:26:00Z" w16du:dateUtc="2026-06-08T06:26:00Z">
        <w:r w:rsidR="00121D7B">
          <w:rPr>
            <w:rFonts w:hint="eastAsia"/>
          </w:rPr>
          <w:t>组织</w:t>
        </w:r>
      </w:ins>
      <w:del w:id="17" w:author="原 马" w:date="2026-06-08T14:26:00Z" w16du:dateUtc="2026-06-08T06:26:00Z">
        <w:r w:rsidDel="00121D7B">
          <w:delText>组织</w:delText>
        </w:r>
      </w:del>
      <w:r>
        <w:t>、具备可追溯性与</w:t>
      </w:r>
      <w:ins w:id="18" w:author="原 马" w:date="2026-06-08T14:26:00Z" w16du:dateUtc="2026-06-08T06:26:00Z">
        <w:r w:rsidR="00121D7B">
          <w:rPr>
            <w:rFonts w:hint="eastAsia"/>
          </w:rPr>
          <w:t>可靠性</w:t>
        </w:r>
      </w:ins>
      <w:del w:id="19" w:author="原 马" w:date="2026-06-08T14:26:00Z" w16du:dateUtc="2026-06-08T06:26:00Z">
        <w:r w:rsidDel="00121D7B">
          <w:delText>可复用性</w:delText>
        </w:r>
      </w:del>
      <w:r>
        <w:t>的结构化知识资源，为超导材料的数据驱动研究提供支撑。</w:t>
      </w:r>
    </w:p>
    <w:p w14:paraId="0BB78893" w14:textId="3677955C" w:rsidR="00E6362A" w:rsidRDefault="00BD45B9" w:rsidP="001162C8">
      <w:pPr>
        <w:jc w:val="both"/>
        <w:rPr>
          <w:rFonts w:hint="eastAsia"/>
        </w:rPr>
        <w:pPrChange w:id="20" w:author="原 马" w:date="2026-06-08T14:58:00Z" w16du:dateUtc="2026-06-08T06:58:00Z">
          <w:pPr/>
        </w:pPrChange>
      </w:pPr>
      <w:r>
        <w:t>关键词：超导数据库；常规超导体；</w:t>
      </w:r>
      <w:del w:id="21" w:author="原 马" w:date="2026-06-08T14:27:00Z" w16du:dateUtc="2026-06-08T06:27:00Z">
        <w:r w:rsidDel="00121D7B">
          <w:delText>氢化物；</w:delText>
        </w:r>
        <w:r w:rsidDel="00121D7B">
          <w:delText>文献整理</w:delText>
        </w:r>
      </w:del>
      <w:ins w:id="22" w:author="原 马" w:date="2026-06-08T14:27:00Z" w16du:dateUtc="2026-06-08T06:27:00Z">
        <w:r w:rsidR="00121D7B">
          <w:rPr>
            <w:rFonts w:hint="eastAsia"/>
          </w:rPr>
          <w:t>超导</w:t>
        </w:r>
      </w:ins>
      <w:del w:id="23" w:author="原 马" w:date="2026-06-08T14:27:00Z" w16du:dateUtc="2026-06-08T06:27:00Z">
        <w:r w:rsidDel="00121D7B">
          <w:delText>；</w:delText>
        </w:r>
      </w:del>
      <w:r>
        <w:t>物理参数</w:t>
      </w:r>
      <w:del w:id="24" w:author="原 马" w:date="2026-06-08T14:27:00Z" w16du:dateUtc="2026-06-08T06:27:00Z">
        <w:r w:rsidDel="00121D7B">
          <w:delText>；数据平台；科研软件</w:delText>
        </w:r>
      </w:del>
    </w:p>
    <w:p w14:paraId="1AFF3158" w14:textId="77777777" w:rsidR="00E6362A" w:rsidRDefault="00BD45B9" w:rsidP="001162C8">
      <w:pPr>
        <w:jc w:val="both"/>
        <w:rPr>
          <w:rFonts w:hint="eastAsia"/>
        </w:rPr>
        <w:pPrChange w:id="25" w:author="原 马" w:date="2026-06-08T14:58:00Z" w16du:dateUtc="2026-06-08T06:58:00Z">
          <w:pPr/>
        </w:pPrChange>
      </w:pPr>
      <w:r>
        <w:t>引言</w:t>
      </w:r>
    </w:p>
    <w:p w14:paraId="4B14AA73" w14:textId="43D44564" w:rsidR="00E6362A" w:rsidRDefault="00BD45B9" w:rsidP="001162C8">
      <w:pPr>
        <w:jc w:val="both"/>
        <w:rPr>
          <w:rFonts w:hint="eastAsia"/>
        </w:rPr>
        <w:pPrChange w:id="26" w:author="原 马" w:date="2026-06-08T14:58:00Z" w16du:dateUtc="2026-06-08T06:58:00Z">
          <w:pPr/>
        </w:pPrChange>
      </w:pPr>
      <w:r>
        <w:t>超导体的寻找已经离不开数据基础设施。常规声子介导超导体可以借助较成熟的第一性原理工作流进行分析，</w:t>
      </w:r>
      <w:ins w:id="27" w:author="原 马" w:date="2026-06-08T14:48:00Z" w16du:dateUtc="2026-06-08T06:48:00Z">
        <w:r w:rsidR="001162C8">
          <w:rPr>
            <w:rFonts w:hint="eastAsia"/>
          </w:rPr>
          <w:t>例如</w:t>
        </w:r>
      </w:ins>
      <w:ins w:id="28" w:author="原 马" w:date="2026-06-08T14:49:00Z" w16du:dateUtc="2026-06-08T06:49:00Z">
        <w:r w:rsidR="001162C8">
          <w:rPr>
            <w:rFonts w:hint="eastAsia"/>
          </w:rPr>
          <w:t>，</w:t>
        </w:r>
      </w:ins>
      <w:del w:id="29" w:author="原 马" w:date="2026-06-08T14:48:00Z" w16du:dateUtc="2026-06-08T06:48:00Z">
        <w:r w:rsidDel="001162C8">
          <w:delText>而</w:delText>
        </w:r>
      </w:del>
      <w:del w:id="30" w:author="原 马" w:date="2026-06-08T14:47:00Z" w16du:dateUtc="2026-06-08T06:47:00Z">
        <w:r w:rsidDel="000C3588">
          <w:delText>高压</w:delText>
        </w:r>
      </w:del>
      <w:ins w:id="31" w:author="原 马" w:date="2026-06-08T14:47:00Z" w16du:dateUtc="2026-06-08T06:47:00Z">
        <w:r w:rsidR="000C3588">
          <w:rPr>
            <w:rFonts w:hint="eastAsia"/>
          </w:rPr>
          <w:t>氢基</w:t>
        </w:r>
      </w:ins>
      <w:del w:id="32" w:author="原 马" w:date="2026-06-08T14:47:00Z" w16du:dateUtc="2026-06-08T06:47:00Z">
        <w:r w:rsidDel="000C3588">
          <w:delText>氢化物</w:delText>
        </w:r>
      </w:del>
      <w:r>
        <w:t>、</w:t>
      </w:r>
      <w:ins w:id="33" w:author="原 马" w:date="2026-06-08T14:47:00Z" w16du:dateUtc="2026-06-08T06:47:00Z">
        <w:r w:rsidR="000C3588">
          <w:rPr>
            <w:rFonts w:hint="eastAsia"/>
          </w:rPr>
          <w:t>硼基和碳基等</w:t>
        </w:r>
        <w:r w:rsidR="000C3588">
          <w:rPr>
            <w:rFonts w:hint="eastAsia"/>
          </w:rPr>
          <w:t>超导</w:t>
        </w:r>
      </w:ins>
      <w:del w:id="34" w:author="原 马" w:date="2026-06-08T14:47:00Z" w16du:dateUtc="2026-06-08T06:47:00Z">
        <w:r w:rsidDel="000C3588">
          <w:delText>常压</w:delText>
        </w:r>
      </w:del>
      <w:r>
        <w:t>候选体系和基准数据集不断扩展研究者需要比较的化学与结构空间。近期工作体现了这一趋势：高通量计算已经绘制了实验已知化合物中的</w:t>
      </w:r>
      <w:r>
        <w:t xml:space="preserve"> Bardeen–Cooper–Schrieffer </w:t>
      </w:r>
      <w:r>
        <w:t>超导体图景</w:t>
      </w:r>
      <w:r>
        <w:t xml:space="preserve"> </w:t>
      </w:r>
      <w:r>
        <w:t>［</w:t>
      </w:r>
      <w:r>
        <w:t>bercx2025prxenergy</w:t>
      </w:r>
      <w:r>
        <w:t>］；氢化物机器学习研究筛选了大量候选结构或提出了中等压力超导体的可解释描述符</w:t>
      </w:r>
      <w:r>
        <w:t xml:space="preserve"> </w:t>
      </w:r>
      <w:r>
        <w:t>［</w:t>
      </w:r>
      <w:r>
        <w:t>pires2026ambient,chen2026descriptors</w:t>
      </w:r>
      <w:r>
        <w:t>］；</w:t>
      </w:r>
      <w:r>
        <w:t xml:space="preserve">HTSC-2025 </w:t>
      </w:r>
      <w:r>
        <w:t>为常压高温超导体的</w:t>
      </w:r>
      <w:r>
        <w:t xml:space="preserve"> AI </w:t>
      </w:r>
      <w:r>
        <w:t>驱动临界温度预测提供了基准数据集</w:t>
      </w:r>
      <w:r>
        <w:t xml:space="preserve"> </w:t>
      </w:r>
      <w:r>
        <w:t>［</w:t>
      </w:r>
      <w:r>
        <w:t>han2025htsc</w:t>
      </w:r>
      <w:r>
        <w:t>］；</w:t>
      </w:r>
      <w:r>
        <w:t xml:space="preserve">HPCSD </w:t>
      </w:r>
      <w:r>
        <w:t>高压晶体结构数据库进一步说明了极端条件材料研究中可追溯、压力分辨数据基础设施的重要性</w:t>
      </w:r>
      <w:r>
        <w:t xml:space="preserve"> </w:t>
      </w:r>
      <w:r>
        <w:t>［</w:t>
      </w:r>
      <w:r>
        <w:t>wang2026hpcsd</w:t>
      </w:r>
      <w:r>
        <w:t>］。</w:t>
      </w:r>
    </w:p>
    <w:p w14:paraId="72DBE16E" w14:textId="03DF08A1" w:rsidR="00E6362A" w:rsidRDefault="00BD45B9" w:rsidP="001162C8">
      <w:pPr>
        <w:jc w:val="both"/>
        <w:rPr>
          <w:rFonts w:hint="eastAsia"/>
        </w:rPr>
        <w:pPrChange w:id="35" w:author="原 马" w:date="2026-06-08T14:58:00Z" w16du:dateUtc="2026-06-08T06:58:00Z">
          <w:pPr/>
        </w:pPrChange>
      </w:pPr>
      <w:r>
        <w:t>这些资源解决的是超导数据问题中的不同部分。结构数据库和高通量</w:t>
      </w:r>
      <w:ins w:id="36" w:author="原 马" w:date="2026-06-08T14:41:00Z" w16du:dateUtc="2026-06-08T06:41:00Z">
        <w:r w:rsidR="000C3588">
          <w:rPr>
            <w:rFonts w:hint="eastAsia"/>
          </w:rPr>
          <w:t>计算</w:t>
        </w:r>
      </w:ins>
      <w:del w:id="37" w:author="原 马" w:date="2026-06-08T14:41:00Z" w16du:dateUtc="2026-06-08T06:41:00Z">
        <w:r w:rsidDel="000C3588">
          <w:delText>档</w:delText>
        </w:r>
      </w:del>
      <w:del w:id="38" w:author="原 马" w:date="2026-06-08T14:40:00Z" w16du:dateUtc="2026-06-08T06:40:00Z">
        <w:r w:rsidDel="000C3588">
          <w:delText>案</w:delText>
        </w:r>
      </w:del>
      <w:r>
        <w:t>重视晶体结构、能量、相稳定性或计算得到的电子</w:t>
      </w:r>
      <w:r>
        <w:t>–</w:t>
      </w:r>
      <w:r>
        <w:t>声子信息；基准数据集重视可比较的模型评估；文献抽取工作重视从文本中转换材料性质记录。然而，在模型训练或机理解释之前，研究者常常面对更操作性的问题：对于一个选定的元素体系，已经报道了哪些论文？每篇论文中录入了哪些物理参数？</w:t>
      </w:r>
      <w:commentRangeStart w:id="39"/>
      <w:del w:id="40" w:author="原 马" w:date="2026-06-08T14:41:00Z" w16du:dateUtc="2026-06-08T06:41:00Z">
        <w:r w:rsidDel="000C3588">
          <w:lastRenderedPageBreak/>
          <w:delText>哪些记录经过了人工审核？</w:delText>
        </w:r>
      </w:del>
      <w:commentRangeEnd w:id="39"/>
      <w:r w:rsidR="000C3588">
        <w:rPr>
          <w:rStyle w:val="a4"/>
          <w:sz w:val="22"/>
          <w:szCs w:val="24"/>
        </w:rPr>
        <w:commentReference w:id="39"/>
      </w:r>
      <w:r>
        <w:t>哪些记录适合进入公开图表？这不仅是数据科学问题，也是</w:t>
      </w:r>
      <w:ins w:id="41" w:author="原 马" w:date="2026-06-08T14:45:00Z" w16du:dateUtc="2026-06-08T06:45:00Z">
        <w:r w:rsidR="000C3588">
          <w:rPr>
            <w:rFonts w:hint="eastAsia"/>
          </w:rPr>
          <w:t>数据</w:t>
        </w:r>
      </w:ins>
      <w:del w:id="42" w:author="原 马" w:date="2026-06-08T14:45:00Z" w16du:dateUtc="2026-06-08T06:45:00Z">
        <w:r w:rsidDel="000C3588">
          <w:delText>协作</w:delText>
        </w:r>
      </w:del>
      <w:r>
        <w:t>整理和质量控制问题。</w:t>
      </w:r>
    </w:p>
    <w:p w14:paraId="78642920" w14:textId="77777777" w:rsidR="00E6362A" w:rsidRDefault="00BD45B9" w:rsidP="001162C8">
      <w:pPr>
        <w:jc w:val="both"/>
        <w:rPr>
          <w:rFonts w:hint="eastAsia"/>
        </w:rPr>
        <w:pPrChange w:id="43" w:author="原 马" w:date="2026-06-08T14:58:00Z" w16du:dateUtc="2026-06-08T06:58:00Z">
          <w:pPr/>
        </w:pPrChange>
      </w:pPr>
      <w:r>
        <w:t>这个瓶颈在超导体系中尤其明显，因为一篇论文可能同时报告多个化合物、压力区间、结构、样品或计算量。把一篇论文压缩成一个</w:t>
      </w:r>
      <w:r>
        <w:t xml:space="preserve"> formula–Tc </w:t>
      </w:r>
      <w:r>
        <w:t>对会丢失重要上下文；而把所有证据都写在自由文本笔记中，又会增加后续筛选和比较的难度。因此，一个实用平台需要把论文级元数据和数据点级物理参数分开，保留结构与来源可追踪信息，并把质量控制状态放入工作流，而不是把它包装成独立科学创新点。</w:t>
      </w:r>
    </w:p>
    <w:p w14:paraId="358AADAE" w14:textId="2F9C8D3C" w:rsidR="00E6362A" w:rsidDel="001162C8" w:rsidRDefault="00BD45B9" w:rsidP="001162C8">
      <w:pPr>
        <w:jc w:val="both"/>
        <w:rPr>
          <w:del w:id="44" w:author="原 马" w:date="2026-06-08T14:51:00Z" w16du:dateUtc="2026-06-08T06:51:00Z"/>
          <w:rFonts w:hint="eastAsia"/>
        </w:rPr>
        <w:pPrChange w:id="45" w:author="原 马" w:date="2026-06-08T14:58:00Z" w16du:dateUtc="2026-06-08T06:58:00Z">
          <w:pPr/>
        </w:pPrChange>
      </w:pPr>
      <w:r>
        <w:t xml:space="preserve">Conventional-SC-Dataset </w:t>
      </w:r>
      <w:r>
        <w:t>正是为这种需求而开发。平台的基本路径是：选择元素，选择数据源，找到对应超导体系，浏览</w:t>
      </w:r>
      <w:r>
        <w:t xml:space="preserve"> DOI </w:t>
      </w:r>
      <w:r>
        <w:t>连接的论文或计算候选，提交带有物理参数的记录，在审核界面中整理记录，并把筛选后的数据展示为图表和统计。</w:t>
      </w:r>
      <w:del w:id="46" w:author="原 马" w:date="2026-06-08T14:51:00Z" w16du:dateUtc="2026-06-08T06:51:00Z">
        <w:r w:rsidDel="001162C8">
          <w:delText>这个设计借鉴了</w:delText>
        </w:r>
        <w:r w:rsidDel="001162C8">
          <w:delText xml:space="preserve"> HPCSD </w:delText>
        </w:r>
        <w:r w:rsidDel="001162C8">
          <w:delText>等数据库论文的基础设施逻辑：核心贡献不是单个预测，而是一个标准化、可追踪的资料库，使分散研究证据更容易比较和复用。二者的科学对象不同：</w:delText>
        </w:r>
        <w:r w:rsidDel="001162C8">
          <w:delText xml:space="preserve">HPCSD </w:delText>
        </w:r>
        <w:r w:rsidDel="001162C8">
          <w:delText>解析压力相关晶体结构和</w:delText>
        </w:r>
        <w:r w:rsidDel="001162C8">
          <w:delText xml:space="preserve"> DFT </w:delText>
        </w:r>
        <w:r w:rsidDel="001162C8">
          <w:delText>重新计算的能量，而</w:delText>
        </w:r>
        <w:r w:rsidDel="001162C8">
          <w:delText xml:space="preserve"> Conventional-SC-Dataset </w:delText>
        </w:r>
        <w:r w:rsidDel="001162C8">
          <w:delText>解析</w:delText>
        </w:r>
        <w:r w:rsidDel="001162C8">
          <w:delText xml:space="preserve"> DOI </w:delText>
        </w:r>
        <w:r w:rsidDel="001162C8">
          <w:delText>连接的超导体记录、元素组合、结构描述、物理参数条目，以及通往相邻超导数据集的适配器。</w:delText>
        </w:r>
      </w:del>
    </w:p>
    <w:p w14:paraId="2435CC32" w14:textId="77777777" w:rsidR="00E6362A" w:rsidRDefault="00BD45B9" w:rsidP="001162C8">
      <w:pPr>
        <w:jc w:val="both"/>
        <w:rPr>
          <w:rFonts w:hint="eastAsia"/>
        </w:rPr>
        <w:pPrChange w:id="47" w:author="原 马" w:date="2026-06-08T14:58:00Z" w16du:dateUtc="2026-06-08T06:58:00Z">
          <w:pPr/>
        </w:pPrChange>
      </w:pPr>
      <w:r>
        <w:t>本文报告</w:t>
      </w:r>
      <w:r>
        <w:t xml:space="preserve"> Conventional-SC-Dataset </w:t>
      </w:r>
      <w:r>
        <w:t>的当前实现和边界。我们描述其数据模型、用户工作流、系统实现、本地数据状态，以及与现有超导和材料数据库的关系。同时，我们明确说明当前平台尚不支持的内容：它不是全文文献挖掘引擎，不是经过验证的</w:t>
      </w:r>
      <w:r>
        <w:t xml:space="preserve"> Tc </w:t>
      </w:r>
      <w:r>
        <w:t>预测模型，不是通用社交社区，也还不是具有冻结版本发布的公共基准。</w:t>
      </w:r>
      <w:r>
        <w:t xml:space="preserve">AI </w:t>
      </w:r>
      <w:r>
        <w:t>筛选数据库用于快照统计时，只作为模式容量和工作流使用的本地证据；除非增加发布策略、同步流程和持久归档，否则不应被写成已经正式发布的数据集。</w:t>
      </w:r>
    </w:p>
    <w:p w14:paraId="3EE767CA" w14:textId="77777777" w:rsidR="00E6362A" w:rsidRDefault="00BD45B9" w:rsidP="001162C8">
      <w:pPr>
        <w:jc w:val="both"/>
        <w:rPr>
          <w:rFonts w:hint="eastAsia"/>
        </w:rPr>
        <w:pPrChange w:id="48" w:author="原 马" w:date="2026-06-08T14:58:00Z" w16du:dateUtc="2026-06-08T06:58:00Z">
          <w:pPr/>
        </w:pPrChange>
      </w:pPr>
      <w:r>
        <w:t>相关数据资源</w:t>
      </w:r>
    </w:p>
    <w:p w14:paraId="4E85911D" w14:textId="77777777" w:rsidR="00E6362A" w:rsidRDefault="00BD45B9" w:rsidP="001162C8">
      <w:pPr>
        <w:jc w:val="both"/>
        <w:rPr>
          <w:rFonts w:hint="eastAsia"/>
        </w:rPr>
        <w:pPrChange w:id="49" w:author="原 马" w:date="2026-06-08T14:58:00Z" w16du:dateUtc="2026-06-08T06:58:00Z">
          <w:pPr/>
        </w:pPrChange>
      </w:pPr>
      <w:r>
        <w:t>材料信息学已经形成了几类成熟数据库范式。</w:t>
      </w:r>
      <w:r>
        <w:t xml:space="preserve">Materials Project </w:t>
      </w:r>
      <w:r>
        <w:t>［</w:t>
      </w:r>
      <w:r>
        <w:t>jain2013materialsproject</w:t>
      </w:r>
      <w:r>
        <w:t>］、</w:t>
      </w:r>
      <w:r>
        <w:t xml:space="preserve">OQMD </w:t>
      </w:r>
      <w:r>
        <w:t>［</w:t>
      </w:r>
      <w:r>
        <w:t>kirklin2015oqmd</w:t>
      </w:r>
      <w:r>
        <w:t>］、</w:t>
      </w:r>
      <w:r>
        <w:t xml:space="preserve">AFLOW </w:t>
      </w:r>
      <w:r>
        <w:t>［</w:t>
      </w:r>
      <w:r>
        <w:t>curtarolo2015aflow</w:t>
      </w:r>
      <w:r>
        <w:t>］</w:t>
      </w:r>
      <w:r>
        <w:t xml:space="preserve"> </w:t>
      </w:r>
      <w:r>
        <w:t>和</w:t>
      </w:r>
      <w:r>
        <w:t xml:space="preserve"> NOMAD </w:t>
      </w:r>
      <w:r>
        <w:t>［</w:t>
      </w:r>
      <w:r>
        <w:t>draxl2018nomad</w:t>
      </w:r>
      <w:r>
        <w:t>］</w:t>
      </w:r>
      <w:r>
        <w:t xml:space="preserve"> </w:t>
      </w:r>
      <w:r>
        <w:t>展示了标准化计算数据如何支持大规模材料发现；</w:t>
      </w:r>
      <w:r>
        <w:t xml:space="preserve">ICSD </w:t>
      </w:r>
      <w:r>
        <w:t>［</w:t>
      </w:r>
      <w:r>
        <w:t>belsky2002icsd</w:t>
      </w:r>
      <w:r>
        <w:t>］</w:t>
      </w:r>
      <w:r>
        <w:t xml:space="preserve"> </w:t>
      </w:r>
      <w:r>
        <w:t>和</w:t>
      </w:r>
      <w:r>
        <w:t xml:space="preserve"> COD </w:t>
      </w:r>
      <w:r>
        <w:t>［</w:t>
      </w:r>
      <w:r>
        <w:t>grazulis2012cod</w:t>
      </w:r>
      <w:r>
        <w:t>］</w:t>
      </w:r>
      <w:r>
        <w:t xml:space="preserve"> </w:t>
      </w:r>
      <w:r>
        <w:t>提供了重要的晶体学基础。这些资源建立了材料数据应可检索、可复用并连接到明确元数据的基本预期。</w:t>
      </w:r>
    </w:p>
    <w:p w14:paraId="751CF27A" w14:textId="77777777" w:rsidR="00E6362A" w:rsidRDefault="00BD45B9" w:rsidP="001162C8">
      <w:pPr>
        <w:jc w:val="both"/>
        <w:rPr>
          <w:rFonts w:hint="eastAsia"/>
        </w:rPr>
        <w:pPrChange w:id="50" w:author="原 马" w:date="2026-06-08T14:58:00Z" w16du:dateUtc="2026-06-08T06:58:00Z">
          <w:pPr/>
        </w:pPrChange>
      </w:pPr>
      <w:r>
        <w:t>超导专门资源沿着互补方向发展。</w:t>
      </w:r>
      <w:r>
        <w:t xml:space="preserve">SuperCon </w:t>
      </w:r>
      <w:r>
        <w:t>及其机器可读或本体化衍生工作是历史超导性质数据的重要来源</w:t>
      </w:r>
      <w:r>
        <w:t xml:space="preserve"> </w:t>
      </w:r>
      <w:r>
        <w:t>［</w:t>
      </w:r>
      <w:r>
        <w:t>nimsSupercon,foppiano2023supercon2,ishii2023ontology</w:t>
      </w:r>
      <w:r>
        <w:t>］。</w:t>
      </w:r>
      <w:r>
        <w:t xml:space="preserve">3DSC </w:t>
      </w:r>
      <w:r>
        <w:t>数据集把超导转变温度和晶体结构连接起来，弥补了仅有化学式数据集的一个关键不足</w:t>
      </w:r>
      <w:r>
        <w:t xml:space="preserve"> </w:t>
      </w:r>
      <w:r>
        <w:t>［</w:t>
      </w:r>
      <w:r>
        <w:t>sommer2023threedsc</w:t>
      </w:r>
      <w:r>
        <w:t>］。</w:t>
      </w:r>
      <w:r>
        <w:t xml:space="preserve">HTSC-2025 </w:t>
      </w:r>
      <w:r>
        <w:t>聚焦近年的常压高温超导体，并明确定位为</w:t>
      </w:r>
      <w:r>
        <w:t xml:space="preserve"> AI </w:t>
      </w:r>
      <w:r>
        <w:t>驱动</w:t>
      </w:r>
      <w:r>
        <w:t xml:space="preserve"> Tc </w:t>
      </w:r>
      <w:r>
        <w:t>预测的基准</w:t>
      </w:r>
      <w:r>
        <w:t xml:space="preserve"> </w:t>
      </w:r>
      <w:r>
        <w:t>［</w:t>
      </w:r>
      <w:r>
        <w:t>han2025htsc</w:t>
      </w:r>
      <w:r>
        <w:t>］。高通量计算研究则提供了候选列表和电子</w:t>
      </w:r>
      <w:r>
        <w:t>–</w:t>
      </w:r>
      <w:r>
        <w:t>声子性质</w:t>
      </w:r>
      <w:r>
        <w:t xml:space="preserve"> </w:t>
      </w:r>
      <w:r>
        <w:t>［</w:t>
      </w:r>
      <w:r>
        <w:t>bercx2025prxenergy,pires2026ambient</w:t>
      </w:r>
      <w:r>
        <w:t>］。</w:t>
      </w:r>
    </w:p>
    <w:p w14:paraId="728F3691" w14:textId="77777777" w:rsidR="00E6362A" w:rsidRDefault="00BD45B9" w:rsidP="001162C8">
      <w:pPr>
        <w:jc w:val="both"/>
        <w:rPr>
          <w:rFonts w:hint="eastAsia"/>
        </w:rPr>
        <w:pPrChange w:id="51" w:author="原 马" w:date="2026-06-08T14:58:00Z" w16du:dateUtc="2026-06-08T06:58:00Z">
          <w:pPr/>
        </w:pPrChange>
      </w:pPr>
      <w:r>
        <w:t xml:space="preserve">HPCSD </w:t>
      </w:r>
      <w:r>
        <w:t>与本文特别相关，因为它把数据库明确写成碎片化领域的基础设施</w:t>
      </w:r>
      <w:r>
        <w:t xml:space="preserve"> </w:t>
      </w:r>
      <w:r>
        <w:t>［</w:t>
      </w:r>
      <w:r>
        <w:t>wang2026hpcsd</w:t>
      </w:r>
      <w:r>
        <w:t>］。</w:t>
      </w:r>
      <w:r>
        <w:t xml:space="preserve">HPCSD </w:t>
      </w:r>
      <w:r>
        <w:t>将实验和理论高压结构整合为压力分辨资料库，初始版本包含跨</w:t>
      </w:r>
      <w:r>
        <w:t xml:space="preserve"> 89 </w:t>
      </w:r>
      <w:r>
        <w:t>个元素的</w:t>
      </w:r>
      <w:r>
        <w:t xml:space="preserve"> 77,346 </w:t>
      </w:r>
      <w:r>
        <w:t>条结构记录。它的论点是：与常压材料数据库相比，高压结构数据长期稀疏且分散。</w:t>
      </w:r>
      <w:r>
        <w:t xml:space="preserve">Conventional-SC-Dataset </w:t>
      </w:r>
      <w:r>
        <w:t>采用类似的基础设施立场，但面向另一个缺口：超导体系和物理参数记录在进入下游统计或模型构建之前，需要元素中心浏览、</w:t>
      </w:r>
      <w:r>
        <w:t xml:space="preserve">DOI </w:t>
      </w:r>
      <w:r>
        <w:t>来源连接、结构描述和人工质量控制。</w:t>
      </w:r>
    </w:p>
    <w:p w14:paraId="7B2D4971" w14:textId="77777777" w:rsidR="00E6362A" w:rsidRDefault="00BD45B9" w:rsidP="001162C8">
      <w:pPr>
        <w:jc w:val="both"/>
        <w:rPr>
          <w:rFonts w:hint="eastAsia"/>
        </w:rPr>
        <w:pPrChange w:id="52" w:author="原 马" w:date="2026-06-08T14:58:00Z" w16du:dateUtc="2026-06-08T06:58:00Z">
          <w:pPr/>
        </w:pPrChange>
      </w:pPr>
      <w:r>
        <w:t>设计原则</w:t>
      </w:r>
    </w:p>
    <w:p w14:paraId="13675C21" w14:textId="77777777" w:rsidR="00E6362A" w:rsidRDefault="00BD45B9" w:rsidP="001162C8">
      <w:pPr>
        <w:jc w:val="both"/>
        <w:rPr>
          <w:rFonts w:hint="eastAsia"/>
        </w:rPr>
        <w:pPrChange w:id="53" w:author="原 马" w:date="2026-06-08T14:58:00Z" w16du:dateUtc="2026-06-08T06:58:00Z">
          <w:pPr/>
        </w:pPrChange>
      </w:pPr>
      <w:r>
        <w:t xml:space="preserve">Conventional-SC-Dataset </w:t>
      </w:r>
      <w:r>
        <w:t>通过五个设计原则把整理需求转化为系统约束。首先，平台从元素组合开始，因为这是超导研究者自然的查询单位；其次，平台分离论文元数据和物理参数条目，因为一篇论文可报告多个体系或条件；第三，平台记录质量控制状态，因为提交记录并不自动</w:t>
      </w:r>
      <w:r>
        <w:lastRenderedPageBreak/>
        <w:t>等于可发布数据；第四，平台把预测结果和已审核文献记录区分开，因为当前证据支持的是基础设施贡献，而不是模型验证贡献；第五，平台把外部或计算数据集作为显式数据源模式处理，而不是静默混入已审核本地语料。</w:t>
      </w:r>
    </w:p>
    <w:p w14:paraId="7F461D00" w14:textId="77777777" w:rsidR="00E6362A" w:rsidRDefault="00BD45B9" w:rsidP="001162C8">
      <w:pPr>
        <w:jc w:val="both"/>
        <w:rPr>
          <w:rFonts w:hint="eastAsia"/>
        </w:rPr>
        <w:pPrChange w:id="54" w:author="原 马" w:date="2026-06-08T14:58:00Z" w16du:dateUtc="2026-06-08T06:58:00Z">
          <w:pPr/>
        </w:pPrChange>
      </w:pPr>
      <w:r>
        <w:t>元素组合作为主入口</w:t>
      </w:r>
    </w:p>
    <w:p w14:paraId="3FD37FFD" w14:textId="7B4B3B11" w:rsidR="00E6362A" w:rsidRDefault="00BD45B9" w:rsidP="001162C8">
      <w:pPr>
        <w:jc w:val="both"/>
        <w:rPr>
          <w:rFonts w:hint="eastAsia"/>
        </w:rPr>
        <w:pPrChange w:id="55" w:author="原 马" w:date="2026-06-08T14:58:00Z" w16du:dateUtc="2026-06-08T06:58:00Z">
          <w:pPr/>
        </w:pPrChange>
      </w:pPr>
      <w:r>
        <w:t>超导研究者经常从化学组成出发思考问题。因此，平台以周期表作为入口，而不是单纯提供自由文本搜索框。被选择的元素会被标准化、排序，并映射到超导体系。系统支持三种检索模式：</w:t>
      </w:r>
      <w:r>
        <w:t>only</w:t>
      </w:r>
      <w:r>
        <w:t>、</w:t>
      </w:r>
      <w:r>
        <w:t xml:space="preserve">combination </w:t>
      </w:r>
      <w:r>
        <w:t>和</w:t>
      </w:r>
      <w:r>
        <w:t xml:space="preserve"> contains</w:t>
      </w:r>
      <w:ins w:id="56" w:author="原 马" w:date="2026-06-08T15:01:00Z" w16du:dateUtc="2026-06-08T07:01:00Z">
        <w:r w:rsidR="00C8239A">
          <w:rPr>
            <w:rFonts w:hint="eastAsia"/>
          </w:rPr>
          <w:t>。presicion</w:t>
        </w:r>
      </w:ins>
      <w:del w:id="57" w:author="原 马" w:date="2026-06-08T15:01:00Z" w16du:dateUtc="2026-06-08T07:01:00Z">
        <w:r w:rsidDel="00C8239A">
          <w:delText>。</w:delText>
        </w:r>
        <w:r w:rsidDel="00C8239A">
          <w:delText xml:space="preserve">only </w:delText>
        </w:r>
        <w:r w:rsidDel="00C8239A">
          <w:delText>检索元素集合完全一致的记录</w:delText>
        </w:r>
      </w:del>
      <w:ins w:id="58" w:author="原 马" w:date="2026-06-08T15:01:00Z" w16du:dateUtc="2026-06-08T07:01:00Z">
        <w:r w:rsidR="00C8239A">
          <w:rPr>
            <w:rFonts w:hint="eastAsia"/>
          </w:rPr>
          <w:t>提供精确搜索，提供元素组合即返回改元素组合对于的超导数据</w:t>
        </w:r>
      </w:ins>
      <w:r>
        <w:t>；</w:t>
      </w:r>
      <w:r>
        <w:t xml:space="preserve">combination </w:t>
      </w:r>
      <w:r>
        <w:t>检索所选元素集合的已有子体系</w:t>
      </w:r>
      <w:ins w:id="59" w:author="原 马" w:date="2026-06-08T15:01:00Z" w16du:dateUtc="2026-06-08T07:01:00Z">
        <w:r w:rsidR="00C8239A">
          <w:rPr>
            <w:rFonts w:hint="eastAsia"/>
          </w:rPr>
          <w:t>，提供</w:t>
        </w:r>
      </w:ins>
      <w:ins w:id="60" w:author="原 马" w:date="2026-06-08T15:02:00Z" w16du:dateUtc="2026-06-08T07:02:00Z">
        <w:r w:rsidR="00C8239A">
          <w:rPr>
            <w:rFonts w:hint="eastAsia"/>
          </w:rPr>
          <w:t>宽泛的搜索，比如搜索A-B-C体系，即返回A, B, C, A-B, A-C, B-C, A-B-C七个体系的超导数据，有</w:t>
        </w:r>
      </w:ins>
      <w:ins w:id="61" w:author="原 马" w:date="2026-06-08T15:03:00Z" w16du:dateUtc="2026-06-08T07:03:00Z">
        <w:r w:rsidR="00C8239A">
          <w:rPr>
            <w:rFonts w:hint="eastAsia"/>
          </w:rPr>
          <w:t>利于理解掺杂，替换等化学调控手段对超导电性的影响</w:t>
        </w:r>
      </w:ins>
      <w:r>
        <w:t>；</w:t>
      </w:r>
      <w:r>
        <w:t xml:space="preserve">contains </w:t>
      </w:r>
      <w:r>
        <w:t>检索包含所选元素的更大体系</w:t>
      </w:r>
      <w:ins w:id="62" w:author="原 马" w:date="2026-06-08T15:03:00Z" w16du:dateUtc="2026-06-08T07:03:00Z">
        <w:r w:rsidR="00C8239A">
          <w:rPr>
            <w:rFonts w:hint="eastAsia"/>
          </w:rPr>
          <w:t>，检索A-B体系，返回同时包含A和B两种元素的体系</w:t>
        </w:r>
      </w:ins>
      <w:r>
        <w:t>。这一区分使同一界面既能支持精确二元或三元检索，也能支持更宽泛的元素族探索。</w:t>
      </w:r>
    </w:p>
    <w:p w14:paraId="2FE1D179" w14:textId="77777777" w:rsidR="00E6362A" w:rsidRDefault="00BD45B9" w:rsidP="001162C8">
      <w:pPr>
        <w:jc w:val="both"/>
        <w:rPr>
          <w:rFonts w:hint="eastAsia"/>
        </w:rPr>
        <w:pPrChange w:id="63" w:author="原 马" w:date="2026-06-08T14:58:00Z" w16du:dateUtc="2026-06-08T06:58:00Z">
          <w:pPr/>
        </w:pPrChange>
      </w:pPr>
      <w:r>
        <w:t>显式数据源模式</w:t>
      </w:r>
    </w:p>
    <w:p w14:paraId="052DCA28" w14:textId="77777777" w:rsidR="00E6362A" w:rsidRDefault="00BD45B9" w:rsidP="001162C8">
      <w:pPr>
        <w:jc w:val="both"/>
        <w:rPr>
          <w:rFonts w:hint="eastAsia"/>
        </w:rPr>
        <w:pPrChange w:id="64" w:author="原 马" w:date="2026-06-08T14:58:00Z" w16du:dateUtc="2026-06-08T06:58:00Z">
          <w:pPr/>
        </w:pPrChange>
      </w:pPr>
      <w:r>
        <w:t>化合物页面现在区分四类浏览模式：已审核本地文献数据库、</w:t>
      </w:r>
      <w:r>
        <w:t xml:space="preserve">AI </w:t>
      </w:r>
      <w:r>
        <w:t>筛选文献数据库、</w:t>
      </w:r>
      <w:r>
        <w:t xml:space="preserve">HTSC-2025 </w:t>
      </w:r>
      <w:r>
        <w:t>和</w:t>
      </w:r>
      <w:r>
        <w:t xml:space="preserve"> Alexandria </w:t>
      </w:r>
      <w:r>
        <w:t>电声耦合数据。本地和</w:t>
      </w:r>
      <w:r>
        <w:t xml:space="preserve"> AI </w:t>
      </w:r>
      <w:r>
        <w:t>筛选模式返回</w:t>
      </w:r>
      <w:r>
        <w:t xml:space="preserve"> DOI </w:t>
      </w:r>
      <w:r>
        <w:t>连接的论文记录，并支持分页和审核相关筛选。</w:t>
      </w:r>
      <w:r>
        <w:t xml:space="preserve">HTSC-2025 </w:t>
      </w:r>
      <w:r>
        <w:t>模式从</w:t>
      </w:r>
      <w:r>
        <w:t xml:space="preserve"> JSON fixture </w:t>
      </w:r>
      <w:r>
        <w:t>返回基准风格的常压超导候选。</w:t>
      </w:r>
      <w:r>
        <w:t xml:space="preserve">Alexandria </w:t>
      </w:r>
      <w:r>
        <w:t>模式实现为本地导入电声耦合数据库之上的适配器，提供元素检索、最低</w:t>
      </w:r>
      <w:r>
        <w:t xml:space="preserve"> Tc </w:t>
      </w:r>
      <w:r>
        <w:t>筛选、稳定性筛选、材料详情、下载和</w:t>
      </w:r>
      <w:r>
        <w:t xml:space="preserve"> CIF </w:t>
      </w:r>
      <w:r>
        <w:t>风格结构导出接口。这种数据源分离使来源保持可见：文献记录、基准候选和计算</w:t>
      </w:r>
      <w:r>
        <w:t xml:space="preserve"> EPC </w:t>
      </w:r>
      <w:r>
        <w:t>条目可以从同一元素工作流检索，但不会被当作同一种证据。</w:t>
      </w:r>
    </w:p>
    <w:p w14:paraId="48B100AD" w14:textId="77777777" w:rsidR="00E6362A" w:rsidRDefault="00BD45B9" w:rsidP="001162C8">
      <w:pPr>
        <w:jc w:val="both"/>
        <w:rPr>
          <w:rFonts w:hint="eastAsia"/>
        </w:rPr>
        <w:pPrChange w:id="65" w:author="原 马" w:date="2026-06-08T14:58:00Z" w16du:dateUtc="2026-06-08T06:58:00Z">
          <w:pPr/>
        </w:pPrChange>
      </w:pPr>
      <w:r>
        <w:t>论文级元数据与物理参数记录分离</w:t>
      </w:r>
    </w:p>
    <w:p w14:paraId="4973C3C4" w14:textId="77777777" w:rsidR="00E6362A" w:rsidRDefault="00BD45B9" w:rsidP="001162C8">
      <w:pPr>
        <w:jc w:val="both"/>
        <w:rPr>
          <w:rFonts w:hint="eastAsia"/>
        </w:rPr>
        <w:pPrChange w:id="66" w:author="原 马" w:date="2026-06-08T14:58:00Z" w16du:dateUtc="2026-06-08T06:58:00Z">
          <w:pPr/>
        </w:pPrChange>
      </w:pPr>
      <w:r>
        <w:t>平台把文献记录和物理数据点分开。</w:t>
      </w:r>
      <w:r>
        <w:t xml:space="preserve">papers </w:t>
      </w:r>
      <w:r>
        <w:t>表保存</w:t>
      </w:r>
      <w:r>
        <w:t xml:space="preserve"> DOI</w:t>
      </w:r>
      <w:r>
        <w:t>、标题、作者、期刊、年份、摘要、贡献者字段、质量控制状态、审核意见和可视化资格。</w:t>
      </w:r>
      <w:r>
        <w:t xml:space="preserve">paper_data </w:t>
      </w:r>
      <w:r>
        <w:t>表保存一个或多个与论文和化合物关联的条目，包括文章类型、超导体类型、化学式、晶体结构、</w:t>
      </w:r>
      <w:r>
        <w:t>Tc</w:t>
      </w:r>
      <w:r>
        <w:t>、压力、电子</w:t>
      </w:r>
      <w:r>
        <w:t>–</w:t>
      </w:r>
      <w:r>
        <w:t>声子耦合参数、对数平均声子频率、费米能级态密度、样品名、数据来源说明和论文内顺序。这种分离保留了一篇论文可能包含多个超导体系或多个压力</w:t>
      </w:r>
      <w:r>
        <w:t xml:space="preserve">–Tc </w:t>
      </w:r>
      <w:r>
        <w:t>记录的事实。</w:t>
      </w:r>
    </w:p>
    <w:p w14:paraId="792A04A6" w14:textId="77777777" w:rsidR="00E6362A" w:rsidRDefault="00BD45B9" w:rsidP="001162C8">
      <w:pPr>
        <w:jc w:val="both"/>
        <w:rPr>
          <w:rFonts w:hint="eastAsia"/>
        </w:rPr>
        <w:pPrChange w:id="67" w:author="原 马" w:date="2026-06-08T14:58:00Z" w16du:dateUtc="2026-06-08T06:58:00Z">
          <w:pPr/>
        </w:pPrChange>
      </w:pPr>
      <w:r>
        <w:t>整理作为可审核工作流</w:t>
      </w:r>
    </w:p>
    <w:p w14:paraId="5C015B53" w14:textId="77777777" w:rsidR="00E6362A" w:rsidRDefault="00BD45B9" w:rsidP="001162C8">
      <w:pPr>
        <w:jc w:val="both"/>
        <w:rPr>
          <w:rFonts w:hint="eastAsia"/>
        </w:rPr>
        <w:pPrChange w:id="68" w:author="原 马" w:date="2026-06-08T14:58:00Z" w16du:dateUtc="2026-06-08T06:58:00Z">
          <w:pPr/>
        </w:pPrChange>
      </w:pPr>
      <w:r>
        <w:t>数据录入被视为工作流，而不是一次性上传。普通用户可以注册、验证邮箱、登录并从化合物页面提交论文；整理者可以审核和编辑提交；更高权限的维护者可以管理用户权限。审核状态、审核人、审核时间、审核意见和可视化资格随论文记录一起保存。这些字段是质量控制基础设施，不是本文要突出的独立科学创新点。</w:t>
      </w:r>
    </w:p>
    <w:p w14:paraId="3B196548" w14:textId="77777777" w:rsidR="00E6362A" w:rsidRDefault="00BD45B9" w:rsidP="001162C8">
      <w:pPr>
        <w:jc w:val="both"/>
        <w:rPr>
          <w:rFonts w:hint="eastAsia"/>
        </w:rPr>
        <w:pPrChange w:id="69" w:author="原 马" w:date="2026-06-08T14:58:00Z" w16du:dateUtc="2026-06-08T06:58:00Z">
          <w:pPr/>
        </w:pPrChange>
      </w:pPr>
      <w:r>
        <w:t>预测作为结构输入工具</w:t>
      </w:r>
    </w:p>
    <w:p w14:paraId="584F44BC" w14:textId="77777777" w:rsidR="00E6362A" w:rsidRDefault="00BD45B9" w:rsidP="001162C8">
      <w:pPr>
        <w:jc w:val="both"/>
        <w:rPr>
          <w:rFonts w:hint="eastAsia"/>
        </w:rPr>
        <w:pPrChange w:id="70" w:author="原 马" w:date="2026-06-08T14:58:00Z" w16du:dateUtc="2026-06-08T06:58:00Z">
          <w:pPr/>
        </w:pPrChange>
      </w:pPr>
      <w:r>
        <w:t>仓库包含一个面向结构和</w:t>
      </w:r>
      <w:r>
        <w:t xml:space="preserve"> PDOS </w:t>
      </w:r>
      <w:r>
        <w:t>输入的</w:t>
      </w:r>
      <w:r>
        <w:t xml:space="preserve"> Tc </w:t>
      </w:r>
      <w:r>
        <w:t>预测页面。该模块读取上传的</w:t>
      </w:r>
      <w:r>
        <w:t xml:space="preserve"> CONTCAR </w:t>
      </w:r>
      <w:r>
        <w:t>和</w:t>
      </w:r>
      <w:r>
        <w:t xml:space="preserve"> PDOS </w:t>
      </w:r>
      <w:r>
        <w:t>文件，包括氢投影</w:t>
      </w:r>
      <w:r>
        <w:t xml:space="preserve"> PDOS </w:t>
      </w:r>
      <w:r>
        <w:t>信息，并返回用于探索的</w:t>
      </w:r>
      <w:r>
        <w:t xml:space="preserve"> Tc </w:t>
      </w:r>
      <w:r>
        <w:t>相关估计结果。它不替代文献整理，也不在本文中作为经过验证的预测贡献。这个边界很重要，因为当前证据支持平台作为数据基础设施，而不是支持一个经过基准验证的机器学习模型。</w:t>
      </w:r>
    </w:p>
    <w:p w14:paraId="740CC85F" w14:textId="77777777" w:rsidR="00E6362A" w:rsidRDefault="00BD45B9" w:rsidP="001162C8">
      <w:pPr>
        <w:jc w:val="both"/>
        <w:rPr>
          <w:rFonts w:hint="eastAsia"/>
        </w:rPr>
        <w:pPrChange w:id="71" w:author="原 马" w:date="2026-06-08T14:58:00Z" w16du:dateUtc="2026-06-08T06:58:00Z">
          <w:pPr/>
        </w:pPrChange>
      </w:pPr>
      <w:r>
        <w:lastRenderedPageBreak/>
        <w:t>系统实现</w:t>
      </w:r>
    </w:p>
    <w:p w14:paraId="296FC9D1" w14:textId="77777777" w:rsidR="00E6362A" w:rsidRDefault="00BD45B9" w:rsidP="001162C8">
      <w:pPr>
        <w:jc w:val="both"/>
        <w:rPr>
          <w:rFonts w:hint="eastAsia"/>
        </w:rPr>
        <w:pPrChange w:id="72" w:author="原 马" w:date="2026-06-08T14:58:00Z" w16du:dateUtc="2026-06-08T06:58:00Z">
          <w:pPr/>
        </w:pPrChange>
      </w:pPr>
      <w:r>
        <w:t>系统由前端页面、后端</w:t>
      </w:r>
      <w:r>
        <w:t xml:space="preserve"> API</w:t>
      </w:r>
      <w:r>
        <w:t>、关系型数据对象、数据源适配器和维护脚本组成。因此，本节从可复现整理工作流的角度描述实现，而不是逐个说明界面控件。</w:t>
      </w:r>
    </w:p>
    <w:p w14:paraId="409E2095" w14:textId="77777777" w:rsidR="00E6362A" w:rsidRDefault="00BD45B9" w:rsidP="001162C8">
      <w:pPr>
        <w:jc w:val="both"/>
        <w:rPr>
          <w:rFonts w:hint="eastAsia"/>
        </w:rPr>
        <w:pPrChange w:id="73" w:author="原 马" w:date="2026-06-08T14:58:00Z" w16du:dateUtc="2026-06-08T06:58:00Z">
          <w:pPr/>
        </w:pPrChange>
      </w:pPr>
      <w:r>
        <w:t>数据模型</w:t>
      </w:r>
    </w:p>
    <w:p w14:paraId="0D54BCD0" w14:textId="77777777" w:rsidR="00E6362A" w:rsidRDefault="00BD45B9" w:rsidP="001162C8">
      <w:pPr>
        <w:jc w:val="both"/>
        <w:rPr>
          <w:rFonts w:hint="eastAsia"/>
        </w:rPr>
        <w:pPrChange w:id="74" w:author="原 马" w:date="2026-06-08T14:58:00Z" w16du:dateUtc="2026-06-08T06:58:00Z">
          <w:pPr/>
        </w:pPrChange>
      </w:pPr>
      <w:r>
        <w:t>当前数据模型包含六类核心对象：元素、化合物、用户、论文、物理参数记录和可视化附件。元素保存</w:t>
      </w:r>
      <w:r>
        <w:t xml:space="preserve"> 118 </w:t>
      </w:r>
      <w:r>
        <w:t>个化学元素并支撑周期表界面；化合物保存化学式和标准化元素列表；用户保存普通用户、整理者和维护者状态；论文保存文献元数据和质量控制字段；物理参数记录保存每篇论文下的化合物与超导数据；可视化附件记录当前支持来源图片，并可进一步演进为生成式晶体结构示意图。</w:t>
      </w:r>
    </w:p>
    <w:p w14:paraId="06DC3263" w14:textId="77777777" w:rsidR="00E6362A" w:rsidRDefault="00BD45B9" w:rsidP="001162C8">
      <w:pPr>
        <w:jc w:val="both"/>
        <w:rPr>
          <w:rFonts w:hint="eastAsia"/>
        </w:rPr>
        <w:pPrChange w:id="75" w:author="原 马" w:date="2026-06-08T14:58:00Z" w16du:dateUtc="2026-06-08T06:58:00Z">
          <w:pPr/>
        </w:pPrChange>
      </w:pPr>
      <w:r>
        <w:t>实现中还包含非整理型数据适配器。</w:t>
      </w:r>
      <w:r>
        <w:t xml:space="preserve">AI </w:t>
      </w:r>
      <w:r>
        <w:t>筛选论文</w:t>
      </w:r>
      <w:r>
        <w:t xml:space="preserve"> API </w:t>
      </w:r>
      <w:r>
        <w:t>复用论文和物理参数响应模型，但面向独立元数据库。</w:t>
      </w:r>
      <w:r>
        <w:t xml:space="preserve">HTSC-2025 </w:t>
      </w:r>
      <w:r>
        <w:t>从仓库</w:t>
      </w:r>
      <w:r>
        <w:t xml:space="preserve"> JSON </w:t>
      </w:r>
      <w:r>
        <w:t>文件加载，并通过检索、统计和详情接口暴露。</w:t>
      </w:r>
      <w:r>
        <w:t xml:space="preserve">Alexandria </w:t>
      </w:r>
      <w:r>
        <w:t>支持要求在</w:t>
      </w:r>
      <w:r>
        <w:t xml:space="preserve"> Alexandria </w:t>
      </w:r>
      <w:r>
        <w:t>数据目录下构建本地</w:t>
      </w:r>
      <w:r>
        <w:t xml:space="preserve"> SQLite </w:t>
      </w:r>
      <w:r>
        <w:t>数据库，并把重型原始字段放在普通文献表之外；</w:t>
      </w:r>
      <w:r>
        <w:t xml:space="preserve">API </w:t>
      </w:r>
      <w:r>
        <w:t>响应有意返回轻量材料摘要、结构元数据和生成的</w:t>
      </w:r>
      <w:r>
        <w:t xml:space="preserve"> CIF </w:t>
      </w:r>
      <w:r>
        <w:t>文本，而不是大型力常数或动力学矩阵负载。</w:t>
      </w:r>
    </w:p>
    <w:p w14:paraId="4885A3A1" w14:textId="77777777" w:rsidR="00E6362A" w:rsidRDefault="00BD45B9" w:rsidP="001162C8">
      <w:pPr>
        <w:jc w:val="both"/>
        <w:rPr>
          <w:rFonts w:hint="eastAsia"/>
        </w:rPr>
        <w:pPrChange w:id="76" w:author="原 马" w:date="2026-06-08T14:58:00Z" w16du:dateUtc="2026-06-08T06:58:00Z">
          <w:pPr/>
        </w:pPrChange>
      </w:pPr>
      <w:r>
        <w:t>[</w:t>
      </w:r>
      <w:r>
        <w:t>表格内容请以</w:t>
      </w:r>
      <w:r>
        <w:t xml:space="preserve"> PDF/LaTeX </w:t>
      </w:r>
      <w:r>
        <w:t>为准</w:t>
      </w:r>
      <w:r>
        <w:t>]</w:t>
      </w:r>
    </w:p>
    <w:p w14:paraId="49E34303" w14:textId="77777777" w:rsidR="00E6362A" w:rsidRDefault="00BD45B9" w:rsidP="001162C8">
      <w:pPr>
        <w:jc w:val="both"/>
        <w:rPr>
          <w:rFonts w:hint="eastAsia"/>
        </w:rPr>
        <w:pPrChange w:id="77" w:author="原 马" w:date="2026-06-08T14:58:00Z" w16du:dateUtc="2026-06-08T06:58:00Z">
          <w:pPr/>
        </w:pPrChange>
      </w:pPr>
      <w:r>
        <w:t>用户工作流</w:t>
      </w:r>
    </w:p>
    <w:p w14:paraId="2E8E96AB" w14:textId="77777777" w:rsidR="00E6362A" w:rsidRDefault="00BD45B9" w:rsidP="001162C8">
      <w:pPr>
        <w:jc w:val="both"/>
        <w:rPr>
          <w:rFonts w:hint="eastAsia"/>
        </w:rPr>
        <w:pPrChange w:id="78" w:author="原 马" w:date="2026-06-08T14:58:00Z" w16du:dateUtc="2026-06-08T06:58:00Z">
          <w:pPr/>
        </w:pPrChange>
      </w:pPr>
      <w:r>
        <w:t>主要用户工作流从首页开始。用户在周期表中选择元素，选择检索模式，并进入化合物页面。化合物页面根据所选数据源通过后端</w:t>
      </w:r>
      <w:r>
        <w:t xml:space="preserve"> API </w:t>
      </w:r>
      <w:r>
        <w:t>检索记录。用户可以按质量控制状态、关键词、年份范围和分页浏览本地及</w:t>
      </w:r>
      <w:r>
        <w:t xml:space="preserve"> AI </w:t>
      </w:r>
      <w:r>
        <w:t>筛选文献记录；</w:t>
      </w:r>
      <w:r>
        <w:t xml:space="preserve">Alexandria </w:t>
      </w:r>
      <w:r>
        <w:t>增加最低</w:t>
      </w:r>
      <w:r>
        <w:t xml:space="preserve"> Tc </w:t>
      </w:r>
      <w:r>
        <w:t>和稳定性筛选；</w:t>
      </w:r>
      <w:r>
        <w:t xml:space="preserve">HTSC-2025 </w:t>
      </w:r>
      <w:r>
        <w:t>提供基准候选分页和详情视图。每张本地或</w:t>
      </w:r>
      <w:r>
        <w:t xml:space="preserve"> AI </w:t>
      </w:r>
      <w:r>
        <w:t>筛选论文卡片可以展示元数据、</w:t>
      </w:r>
      <w:r>
        <w:t>DOI</w:t>
      </w:r>
      <w:r>
        <w:t>、作者、文章类型、超导体类型、化学式、晶体结构、摘要和物理参数条目。</w:t>
      </w:r>
    </w:p>
    <w:p w14:paraId="2F36EA06" w14:textId="77777777" w:rsidR="00E6362A" w:rsidRDefault="00BD45B9" w:rsidP="001162C8">
      <w:pPr>
        <w:jc w:val="both"/>
        <w:rPr>
          <w:rFonts w:hint="eastAsia"/>
        </w:rPr>
        <w:pPrChange w:id="79" w:author="原 马" w:date="2026-06-08T14:58:00Z" w16du:dateUtc="2026-06-08T06:58:00Z">
          <w:pPr/>
        </w:pPrChange>
      </w:pPr>
      <w:r>
        <w:t>认证用户可以从化合物页面提交论文。提交需要</w:t>
      </w:r>
      <w:r>
        <w:t xml:space="preserve"> DOI </w:t>
      </w:r>
      <w:r>
        <w:t>信息、元素上下文、文章类型、超导体类型和至少一条物理参数记录。当前实现可以保存可视化附件，但从论文贡献表述上更应强调晶体结构可视化方向，而不是把截图上传当作创新点。后端会验证登录状态，解析</w:t>
      </w:r>
      <w:r>
        <w:t xml:space="preserve"> JSON </w:t>
      </w:r>
      <w:r>
        <w:t>格式的元素和物理参数负载，检查</w:t>
      </w:r>
      <w:r>
        <w:t xml:space="preserve"> DOI </w:t>
      </w:r>
      <w:r>
        <w:t>元数据，创建或复用化合物，防止同一化合物体系中的</w:t>
      </w:r>
      <w:r>
        <w:t xml:space="preserve"> DOI </w:t>
      </w:r>
      <w:r>
        <w:t>重复，创建论文，并写入物理参数记录。</w:t>
      </w:r>
    </w:p>
    <w:p w14:paraId="68BCC217" w14:textId="77777777" w:rsidR="00E6362A" w:rsidRDefault="00BD45B9" w:rsidP="001162C8">
      <w:pPr>
        <w:jc w:val="both"/>
        <w:rPr>
          <w:rFonts w:hint="eastAsia"/>
        </w:rPr>
        <w:pPrChange w:id="80" w:author="原 马" w:date="2026-06-08T14:58:00Z" w16du:dateUtc="2026-06-08T06:58:00Z">
          <w:pPr/>
        </w:pPrChange>
      </w:pPr>
      <w:r>
        <w:t>整理者工作流</w:t>
      </w:r>
    </w:p>
    <w:p w14:paraId="2C6EEB5C" w14:textId="77777777" w:rsidR="00E6362A" w:rsidRDefault="00BD45B9" w:rsidP="001162C8">
      <w:pPr>
        <w:jc w:val="both"/>
        <w:rPr>
          <w:rFonts w:hint="eastAsia"/>
        </w:rPr>
        <w:pPrChange w:id="81" w:author="原 马" w:date="2026-06-08T14:58:00Z" w16du:dateUtc="2026-06-08T06:58:00Z">
          <w:pPr/>
        </w:pPrChange>
      </w:pPr>
      <w:r>
        <w:t>整理者界面支持平台的质量控制侧。整理者可以检查未审核论文、更新审核状态、编辑记录，并决定某篇论文是否进入首页图表。维护者可以批准整理者申请并更新用户权限。这种角色层次是可信数据管理的支撑基础设施，而不是本文摘要中需要强调的创新点。</w:t>
      </w:r>
    </w:p>
    <w:p w14:paraId="3647FDB1" w14:textId="77777777" w:rsidR="00E6362A" w:rsidRDefault="00BD45B9" w:rsidP="001162C8">
      <w:pPr>
        <w:jc w:val="both"/>
        <w:rPr>
          <w:rFonts w:hint="eastAsia"/>
        </w:rPr>
        <w:pPrChange w:id="82" w:author="原 马" w:date="2026-06-08T14:58:00Z" w16du:dateUtc="2026-06-08T06:58:00Z">
          <w:pPr/>
        </w:pPrChange>
      </w:pPr>
      <w:r>
        <w:t>导入、导出与维护</w:t>
      </w:r>
    </w:p>
    <w:p w14:paraId="02DC3DE8" w14:textId="77777777" w:rsidR="00E6362A" w:rsidRDefault="00BD45B9" w:rsidP="001162C8">
      <w:pPr>
        <w:jc w:val="both"/>
        <w:rPr>
          <w:rFonts w:hint="eastAsia"/>
        </w:rPr>
        <w:pPrChange w:id="83" w:author="原 马" w:date="2026-06-08T14:58:00Z" w16du:dateUtc="2026-06-08T06:58:00Z">
          <w:pPr/>
        </w:pPrChange>
      </w:pPr>
      <w:r>
        <w:t>平台支持面向批量数据的数据操作。这里的批量导入是指从约定格式的表格或文本文件一次性导入多条超导论文和物理参数记录，而不是手动逐条录入</w:t>
      </w:r>
      <w:r>
        <w:t xml:space="preserve"> DOI </w:t>
      </w:r>
      <w:r>
        <w:t>记录。维护脚本支持数据库初始化、</w:t>
      </w:r>
      <w:r>
        <w:t xml:space="preserve">JSON </w:t>
      </w:r>
      <w:r>
        <w:t>格式超导数据导出与导入、</w:t>
      </w:r>
      <w:r>
        <w:t xml:space="preserve">ID </w:t>
      </w:r>
      <w:r>
        <w:t>迁移、超级管理员创建和备份操作。这些脚本构成平台可复现性的一部分：数据库不仅是网页状态，也是可以初始化、导出、导入和维护的数据</w:t>
      </w:r>
      <w:r>
        <w:lastRenderedPageBreak/>
        <w:t>对象。</w:t>
      </w:r>
    </w:p>
    <w:p w14:paraId="563F8F26" w14:textId="77777777" w:rsidR="00E6362A" w:rsidRDefault="00BD45B9" w:rsidP="001162C8">
      <w:pPr>
        <w:jc w:val="both"/>
        <w:rPr>
          <w:rFonts w:hint="eastAsia"/>
        </w:rPr>
        <w:pPrChange w:id="84" w:author="原 马" w:date="2026-06-08T14:58:00Z" w16du:dateUtc="2026-06-08T06:58:00Z">
          <w:pPr/>
        </w:pPrChange>
      </w:pPr>
      <w:r>
        <w:t>当前仓库与数据状态</w:t>
      </w:r>
    </w:p>
    <w:p w14:paraId="5F63828A" w14:textId="77777777" w:rsidR="00E6362A" w:rsidRDefault="00BD45B9" w:rsidP="001162C8">
      <w:pPr>
        <w:jc w:val="both"/>
        <w:rPr>
          <w:rFonts w:hint="eastAsia"/>
        </w:rPr>
        <w:pPrChange w:id="85" w:author="原 马" w:date="2026-06-08T14:58:00Z" w16du:dateUtc="2026-06-08T06:58:00Z">
          <w:pPr/>
        </w:pPrChange>
      </w:pPr>
      <w:r>
        <w:t>我们检查了</w:t>
      </w:r>
      <w:r>
        <w:t xml:space="preserve"> 2026 </w:t>
      </w:r>
      <w:r>
        <w:t>年</w:t>
      </w:r>
      <w:r>
        <w:t xml:space="preserve"> 6 </w:t>
      </w:r>
      <w:r>
        <w:t>月</w:t>
      </w:r>
      <w:r>
        <w:t xml:space="preserve"> 8 </w:t>
      </w:r>
      <w:r>
        <w:t>日将</w:t>
      </w:r>
      <w:r>
        <w:t xml:space="preserve"> mayuan </w:t>
      </w:r>
      <w:r>
        <w:t>分支同步到</w:t>
      </w:r>
      <w:r>
        <w:t xml:space="preserve"> origin/master </w:t>
      </w:r>
      <w:r>
        <w:t>之后的仓库快照。按后端、前端和维护脚本统计，代码库包含</w:t>
      </w:r>
      <w:r>
        <w:t xml:space="preserve"> 15,572 </w:t>
      </w:r>
      <w:r>
        <w:t>行</w:t>
      </w:r>
      <w:r>
        <w:t xml:space="preserve"> Python</w:t>
      </w:r>
      <w:r>
        <w:t>、</w:t>
      </w:r>
      <w:r>
        <w:t>JavaScript</w:t>
      </w:r>
      <w:r>
        <w:t>、</w:t>
      </w:r>
      <w:r>
        <w:t>HTML</w:t>
      </w:r>
      <w:r>
        <w:t>、</w:t>
      </w:r>
      <w:r>
        <w:t xml:space="preserve">CSS </w:t>
      </w:r>
      <w:r>
        <w:t>和</w:t>
      </w:r>
      <w:r>
        <w:t xml:space="preserve"> shell </w:t>
      </w:r>
      <w:r>
        <w:t>脚本代码；包含</w:t>
      </w:r>
      <w:r>
        <w:t xml:space="preserve"> 68 </w:t>
      </w:r>
      <w:r>
        <w:t>个后端路由和</w:t>
      </w:r>
      <w:r>
        <w:t xml:space="preserve"> 9 </w:t>
      </w:r>
      <w:r>
        <w:t>个主要页面模板。当前</w:t>
      </w:r>
      <w:r>
        <w:t xml:space="preserve"> backend/api </w:t>
      </w:r>
      <w:r>
        <w:t>目录包含</w:t>
      </w:r>
      <w:r>
        <w:t xml:space="preserve"> 9 </w:t>
      </w:r>
      <w:r>
        <w:t>个非</w:t>
      </w:r>
      <w:r>
        <w:t xml:space="preserve"> __init__ API </w:t>
      </w:r>
      <w:r>
        <w:t>模块。这些数字是实现描述，而不是科学性能指标；但它们说明平台已经超出静态表格或单个原型脚本。</w:t>
      </w:r>
    </w:p>
    <w:p w14:paraId="0793E1E5" w14:textId="77777777" w:rsidR="00E6362A" w:rsidRDefault="00BD45B9" w:rsidP="001162C8">
      <w:pPr>
        <w:jc w:val="both"/>
        <w:rPr>
          <w:rFonts w:hint="eastAsia"/>
        </w:rPr>
        <w:pPrChange w:id="86" w:author="原 马" w:date="2026-06-08T14:58:00Z" w16du:dateUtc="2026-06-08T06:58:00Z">
          <w:pPr/>
        </w:pPrChange>
      </w:pPr>
      <w:r>
        <w:t>用于投稿时，这些快照描述应在归档版本中重新生成，并与确切统计协议一起报告。可复现包应包括仓库提交或发布标签、代码行统计包含的文件扩展名、</w:t>
      </w:r>
      <w:r>
        <w:t xml:space="preserve">FastAPI </w:t>
      </w:r>
      <w:r>
        <w:t>装饰器路由统计命令、表</w:t>
      </w:r>
      <w:r>
        <w:t xml:space="preserve"> tab:status-zh </w:t>
      </w:r>
      <w:r>
        <w:t>使用的数据库文件，以及一个基于</w:t>
      </w:r>
      <w:r>
        <w:t xml:space="preserve"> fixture </w:t>
      </w:r>
      <w:r>
        <w:t>的工作流检查：初始化数据库、导入小规模论文集、导出、重新导入，并比较记录数和关键字段。相同包还应记录必填提交字段、</w:t>
      </w:r>
      <w:r>
        <w:t xml:space="preserve">DOI </w:t>
      </w:r>
      <w:r>
        <w:t>元数据失败行为、重复</w:t>
      </w:r>
      <w:r>
        <w:t xml:space="preserve"> DOI </w:t>
      </w:r>
      <w:r>
        <w:t>规则、审核状态转换、可视化资格和计划中的结构可视化路径。</w:t>
      </w:r>
    </w:p>
    <w:p w14:paraId="4F4DC809" w14:textId="77777777" w:rsidR="00E6362A" w:rsidRDefault="00BD45B9" w:rsidP="001162C8">
      <w:pPr>
        <w:jc w:val="both"/>
        <w:rPr>
          <w:rFonts w:hint="eastAsia"/>
        </w:rPr>
        <w:pPrChange w:id="87" w:author="原 马" w:date="2026-06-08T14:58:00Z" w16du:dateUtc="2026-06-08T06:58:00Z">
          <w:pPr/>
        </w:pPrChange>
      </w:pPr>
      <w:r>
        <w:t>[</w:t>
      </w:r>
      <w:r>
        <w:t>表格内容请以</w:t>
      </w:r>
      <w:r>
        <w:t xml:space="preserve"> PDF/LaTeX </w:t>
      </w:r>
      <w:r>
        <w:t>为准</w:t>
      </w:r>
      <w:r>
        <w:t>]</w:t>
      </w:r>
    </w:p>
    <w:p w14:paraId="75FFE3CC" w14:textId="77777777" w:rsidR="00E6362A" w:rsidRDefault="00BD45B9" w:rsidP="001162C8">
      <w:pPr>
        <w:jc w:val="both"/>
        <w:rPr>
          <w:rFonts w:hint="eastAsia"/>
        </w:rPr>
        <w:pPrChange w:id="88" w:author="原 马" w:date="2026-06-08T14:58:00Z" w16du:dateUtc="2026-06-08T06:58:00Z">
          <w:pPr/>
        </w:pPrChange>
      </w:pPr>
      <w:r>
        <w:t>这些数据状态需要谨慎解释。主元数据库</w:t>
      </w:r>
      <w:r>
        <w:t xml:space="preserve"> hydride_literature.db </w:t>
      </w:r>
      <w:r>
        <w:t>在当前快照中包含元素字典和一个化合物记录，但没有论文或物理参数记录。独立的</w:t>
      </w:r>
      <w:r>
        <w:t xml:space="preserve"> AI </w:t>
      </w:r>
      <w:r>
        <w:t>筛选元数据库</w:t>
      </w:r>
      <w:r>
        <w:t xml:space="preserve"> hydride_literature_ai.db </w:t>
      </w:r>
      <w:r>
        <w:t>包含更多文献与物理参数数据。</w:t>
      </w:r>
      <w:r>
        <w:t xml:space="preserve">HTSC-2025 fixture </w:t>
      </w:r>
      <w:r>
        <w:t>是作为</w:t>
      </w:r>
      <w:r>
        <w:t xml:space="preserve"> JSON </w:t>
      </w:r>
      <w:r>
        <w:t>数据源提供的，而不是作为已审核本地文献记录。</w:t>
      </w:r>
      <w:r>
        <w:t xml:space="preserve">Alexandria </w:t>
      </w:r>
      <w:r>
        <w:t>接口已经实现，但需要本地导入</w:t>
      </w:r>
      <w:r>
        <w:t xml:space="preserve"> Alexandria SQLite </w:t>
      </w:r>
      <w:r>
        <w:t>数据库后才能报告有意义的行数。因此，平台的数据模型和工作流能够支持非平凡文献语料和外部计算数据浏览，但在形成正式公开版本或同步策略之前，论文应区分默认主数据库、</w:t>
      </w:r>
      <w:r>
        <w:t xml:space="preserve">AI </w:t>
      </w:r>
      <w:r>
        <w:t>筛选数据文件、随仓库提供的基准</w:t>
      </w:r>
      <w:r>
        <w:t xml:space="preserve"> fixture </w:t>
      </w:r>
      <w:r>
        <w:t>和可选导入的</w:t>
      </w:r>
      <w:r>
        <w:t xml:space="preserve"> EPC </w:t>
      </w:r>
      <w:r>
        <w:t>数据库。</w:t>
      </w:r>
    </w:p>
    <w:p w14:paraId="74D303D7" w14:textId="77777777" w:rsidR="00E6362A" w:rsidRDefault="00BD45B9" w:rsidP="001162C8">
      <w:pPr>
        <w:jc w:val="both"/>
        <w:rPr>
          <w:rFonts w:hint="eastAsia"/>
        </w:rPr>
        <w:pPrChange w:id="89" w:author="原 马" w:date="2026-06-08T14:58:00Z" w16du:dateUtc="2026-06-08T06:58:00Z">
          <w:pPr/>
        </w:pPrChange>
      </w:pPr>
      <w:r>
        <w:t>与近期数据集的比较</w:t>
      </w:r>
    </w:p>
    <w:p w14:paraId="5E473D53" w14:textId="77777777" w:rsidR="00E6362A" w:rsidRDefault="00BD45B9" w:rsidP="001162C8">
      <w:pPr>
        <w:jc w:val="both"/>
        <w:rPr>
          <w:rFonts w:hint="eastAsia"/>
        </w:rPr>
        <w:pPrChange w:id="90" w:author="原 马" w:date="2026-06-08T14:58:00Z" w16du:dateUtc="2026-06-08T06:58:00Z">
          <w:pPr/>
        </w:pPrChange>
      </w:pPr>
      <w:r>
        <w:t>最接近的概念比较不是某一个数据集，而是一组基础设施工作。</w:t>
      </w:r>
      <w:r>
        <w:t xml:space="preserve">HPCSD </w:t>
      </w:r>
      <w:r>
        <w:t>标准化高压晶体结构和压力分辨能量，包含来自已报道元素相和</w:t>
      </w:r>
      <w:r>
        <w:t xml:space="preserve"> CALYPSO </w:t>
      </w:r>
      <w:r>
        <w:t>晶体结构预测任务的两条数据流</w:t>
      </w:r>
      <w:r>
        <w:t xml:space="preserve"> </w:t>
      </w:r>
      <w:r>
        <w:t>［</w:t>
      </w:r>
      <w:r>
        <w:t>wang2026hpcsd</w:t>
      </w:r>
      <w:r>
        <w:t>］。</w:t>
      </w:r>
      <w:r>
        <w:t xml:space="preserve">HTSC-2025 </w:t>
      </w:r>
      <w:r>
        <w:t>整理常压高温超导体基准，用于</w:t>
      </w:r>
      <w:r>
        <w:t xml:space="preserve"> AI </w:t>
      </w:r>
      <w:r>
        <w:t>驱动</w:t>
      </w:r>
      <w:r>
        <w:t xml:space="preserve"> Tc </w:t>
      </w:r>
      <w:r>
        <w:t>预测</w:t>
      </w:r>
      <w:r>
        <w:t xml:space="preserve"> </w:t>
      </w:r>
      <w:r>
        <w:t>［</w:t>
      </w:r>
      <w:r>
        <w:t>han2025htsc</w:t>
      </w:r>
      <w:r>
        <w:t>］。</w:t>
      </w:r>
      <w:r>
        <w:t xml:space="preserve">PRX Energy </w:t>
      </w:r>
      <w:r>
        <w:t>的</w:t>
      </w:r>
      <w:r>
        <w:t xml:space="preserve"> BCS </w:t>
      </w:r>
      <w:r>
        <w:t>超导体研究使用高通量第一性原理计算，从实验已知化合物中识别潜在声子介导超导体</w:t>
      </w:r>
      <w:r>
        <w:t xml:space="preserve"> </w:t>
      </w:r>
      <w:r>
        <w:t>［</w:t>
      </w:r>
      <w:r>
        <w:t>bercx2025prxenergy</w:t>
      </w:r>
      <w:r>
        <w:t>］。氢化物机器学习研究则通过大规模筛选或可解释描述符扩展候选发现</w:t>
      </w:r>
      <w:r>
        <w:t xml:space="preserve"> </w:t>
      </w:r>
      <w:r>
        <w:t>［</w:t>
      </w:r>
      <w:r>
        <w:t>pires2026ambient,chen2026descriptors</w:t>
      </w:r>
      <w:r>
        <w:t>］。</w:t>
      </w:r>
    </w:p>
    <w:p w14:paraId="6E087A7B" w14:textId="77777777" w:rsidR="00E6362A" w:rsidRDefault="00BD45B9" w:rsidP="001162C8">
      <w:pPr>
        <w:jc w:val="both"/>
        <w:rPr>
          <w:rFonts w:hint="eastAsia"/>
        </w:rPr>
        <w:pPrChange w:id="91" w:author="原 马" w:date="2026-06-08T14:58:00Z" w16du:dateUtc="2026-06-08T06:58:00Z">
          <w:pPr/>
        </w:pPrChange>
      </w:pPr>
      <w:r>
        <w:t>[</w:t>
      </w:r>
      <w:r>
        <w:t>表格内容请以</w:t>
      </w:r>
      <w:r>
        <w:t xml:space="preserve"> PDF/LaTeX </w:t>
      </w:r>
      <w:r>
        <w:t>为准</w:t>
      </w:r>
      <w:r>
        <w:t>]</w:t>
      </w:r>
    </w:p>
    <w:p w14:paraId="564FBF03" w14:textId="77777777" w:rsidR="00E6362A" w:rsidRDefault="00BD45B9" w:rsidP="001162C8">
      <w:pPr>
        <w:jc w:val="both"/>
        <w:rPr>
          <w:rFonts w:hint="eastAsia"/>
        </w:rPr>
        <w:pPrChange w:id="92" w:author="原 马" w:date="2026-06-08T14:58:00Z" w16du:dateUtc="2026-06-08T06:58:00Z">
          <w:pPr/>
        </w:pPrChange>
      </w:pPr>
      <w:r>
        <w:t xml:space="preserve">Conventional-SC-Dataset </w:t>
      </w:r>
      <w:r>
        <w:t>有意定位在这些任务之前的数据管道层级。它不像</w:t>
      </w:r>
      <w:r>
        <w:t xml:space="preserve"> HPCSD </w:t>
      </w:r>
      <w:r>
        <w:t>那样用统一</w:t>
      </w:r>
      <w:r>
        <w:t xml:space="preserve"> DFT </w:t>
      </w:r>
      <w:r>
        <w:t>协议重新计算所有结构；不像</w:t>
      </w:r>
      <w:r>
        <w:t xml:space="preserve"> HTSC-2025 </w:t>
      </w:r>
      <w:r>
        <w:t>那样定义冻结基准划分，尽管它能够浏览一个</w:t>
      </w:r>
      <w:r>
        <w:t xml:space="preserve"> HTSC-2025 </w:t>
      </w:r>
      <w:r>
        <w:t>风格</w:t>
      </w:r>
      <w:r>
        <w:t xml:space="preserve"> fixture</w:t>
      </w:r>
      <w:r>
        <w:t>；也不声称完成穷尽式高通量电子</w:t>
      </w:r>
      <w:r>
        <w:t>–</w:t>
      </w:r>
      <w:r>
        <w:t>声子计算，尽管它现在提供了面向导入</w:t>
      </w:r>
      <w:r>
        <w:t xml:space="preserve"> EPC </w:t>
      </w:r>
      <w:r>
        <w:t>记录的</w:t>
      </w:r>
      <w:r>
        <w:t xml:space="preserve"> Alexandria </w:t>
      </w:r>
      <w:r>
        <w:t>适配器。相反，它支持许多下游任务需要的整理层：把超导体系映射到</w:t>
      </w:r>
      <w:r>
        <w:t xml:space="preserve"> DOI </w:t>
      </w:r>
      <w:r>
        <w:t>连接的论文，为每篇论文记录多组物理参数，保留结构描述，并控制哪些记录适合可视化和复用。</w:t>
      </w:r>
    </w:p>
    <w:p w14:paraId="4C5FB985" w14:textId="77777777" w:rsidR="00E6362A" w:rsidRDefault="00BD45B9" w:rsidP="001162C8">
      <w:pPr>
        <w:jc w:val="both"/>
        <w:rPr>
          <w:rFonts w:hint="eastAsia"/>
        </w:rPr>
        <w:pPrChange w:id="93" w:author="原 马" w:date="2026-06-08T14:58:00Z" w16du:dateUtc="2026-06-08T06:58:00Z">
          <w:pPr/>
        </w:pPrChange>
      </w:pPr>
      <w:r>
        <w:lastRenderedPageBreak/>
        <w:t>局限与下一步</w:t>
      </w:r>
    </w:p>
    <w:p w14:paraId="0F5CFE95" w14:textId="77777777" w:rsidR="00E6362A" w:rsidRDefault="00BD45B9" w:rsidP="001162C8">
      <w:pPr>
        <w:jc w:val="both"/>
        <w:rPr>
          <w:rFonts w:hint="eastAsia"/>
        </w:rPr>
        <w:pPrChange w:id="94" w:author="原 马" w:date="2026-06-08T14:58:00Z" w16du:dateUtc="2026-06-08T06:58:00Z">
          <w:pPr/>
        </w:pPrChange>
      </w:pPr>
      <w:r>
        <w:t>当前平台仍有若干局限。数据模型方面，提交论文和注册用户之间目前主要通过贡献者姓名和单位字段表示，而不是稳定的</w:t>
      </w:r>
      <w:r>
        <w:t xml:space="preserve"> contributor-user </w:t>
      </w:r>
      <w:r>
        <w:t>外键。存储和维护方面，当前使用</w:t>
      </w:r>
      <w:r>
        <w:t xml:space="preserve"> BLOB </w:t>
      </w:r>
      <w:r>
        <w:t>保存可视化附件，后续需要向生成式晶体结构可视化过渡，同时也缺少</w:t>
      </w:r>
      <w:r>
        <w:t xml:space="preserve"> Alembic </w:t>
      </w:r>
      <w:r>
        <w:t>这类正式</w:t>
      </w:r>
      <w:r>
        <w:t xml:space="preserve"> schema migration </w:t>
      </w:r>
      <w:r>
        <w:t>体系。工作流和检索方面，压力和</w:t>
      </w:r>
      <w:r>
        <w:t xml:space="preserve"> Tc </w:t>
      </w:r>
      <w:r>
        <w:t>字段已经存在于物理参数记录中，但尚未在每一条本地检索路径中成为成熟的一等筛选维度，尽管</w:t>
      </w:r>
      <w:r>
        <w:t xml:space="preserve"> Alexandria </w:t>
      </w:r>
      <w:r>
        <w:t>和</w:t>
      </w:r>
      <w:r>
        <w:t xml:space="preserve"> HTSC </w:t>
      </w:r>
      <w:r>
        <w:t>相关模式已经提供了数据源特定筛选。发布和数据源方面，当前还缺少冻结公共数据集版本、持久归档标识、主数据库与</w:t>
      </w:r>
      <w:r>
        <w:t xml:space="preserve"> AI </w:t>
      </w:r>
      <w:r>
        <w:t>筛选数据库之间的同步策略，以及带有可复现导入元数据的</w:t>
      </w:r>
      <w:r>
        <w:t xml:space="preserve"> Alexandria </w:t>
      </w:r>
      <w:r>
        <w:t>数据库。社区方面，当前还缺少点赞、评论、弹幕、热度排序和数据库快照管理。</w:t>
      </w:r>
    </w:p>
    <w:p w14:paraId="7D9F56BE" w14:textId="77777777" w:rsidR="00E6362A" w:rsidRDefault="00BD45B9" w:rsidP="001162C8">
      <w:pPr>
        <w:jc w:val="both"/>
        <w:rPr>
          <w:rFonts w:hint="eastAsia"/>
        </w:rPr>
        <w:pPrChange w:id="95" w:author="原 马" w:date="2026-06-08T14:58:00Z" w16du:dateUtc="2026-06-08T06:58:00Z">
          <w:pPr/>
        </w:pPrChange>
      </w:pPr>
      <w:r>
        <w:t>这些局限定义了实际开发路径。下一版本应优先建立稳定的</w:t>
      </w:r>
      <w:r>
        <w:t xml:space="preserve"> contributor_user_id </w:t>
      </w:r>
      <w:r>
        <w:t>关系、压力和</w:t>
      </w:r>
      <w:r>
        <w:t xml:space="preserve"> Tc </w:t>
      </w:r>
      <w:r>
        <w:t>区间筛选、更清晰的索引策略、后端管理的引用导出，以及正式</w:t>
      </w:r>
      <w:r>
        <w:t xml:space="preserve"> schema migration</w:t>
      </w:r>
      <w:r>
        <w:t>。只有这些基础稳定之后，公共发布版本、数据集卡、基准划分或社区互动功能才更适合进入数据模型。</w:t>
      </w:r>
    </w:p>
    <w:p w14:paraId="64CFB533" w14:textId="77777777" w:rsidR="00E6362A" w:rsidRDefault="00BD45B9" w:rsidP="001162C8">
      <w:pPr>
        <w:jc w:val="both"/>
        <w:rPr>
          <w:rFonts w:hint="eastAsia"/>
        </w:rPr>
        <w:pPrChange w:id="96" w:author="原 马" w:date="2026-06-08T14:58:00Z" w16du:dateUtc="2026-06-08T06:58:00Z">
          <w:pPr/>
        </w:pPrChange>
      </w:pPr>
      <w:r>
        <w:t>结论</w:t>
      </w:r>
    </w:p>
    <w:p w14:paraId="0F67613D" w14:textId="77777777" w:rsidR="00E6362A" w:rsidRDefault="00BD45B9" w:rsidP="001162C8">
      <w:pPr>
        <w:jc w:val="both"/>
        <w:rPr>
          <w:rFonts w:hint="eastAsia"/>
        </w:rPr>
        <w:pPrChange w:id="97" w:author="原 马" w:date="2026-06-08T14:58:00Z" w16du:dateUtc="2026-06-08T06:58:00Z">
          <w:pPr/>
        </w:pPrChange>
      </w:pPr>
      <w:r>
        <w:t xml:space="preserve">Conventional-SC-Dataset </w:t>
      </w:r>
      <w:r>
        <w:t>提供了一个可审核、以元素为中心的超导体系和物理参数整理平台。通过结合周期表入口、标准化超导体检索模式、基于</w:t>
      </w:r>
      <w:r>
        <w:t xml:space="preserve"> DOI </w:t>
      </w:r>
      <w:r>
        <w:t>的论文连接、每篇论文多组物理参数、结构描述、质量控制状态、可视化资格、</w:t>
      </w:r>
      <w:r>
        <w:t xml:space="preserve">JSON </w:t>
      </w:r>
      <w:r>
        <w:t>格式超导数据导入导出工具、</w:t>
      </w:r>
      <w:r>
        <w:t xml:space="preserve">AI </w:t>
      </w:r>
      <w:r>
        <w:t>筛选浏览、</w:t>
      </w:r>
      <w:r>
        <w:t xml:space="preserve">HTSC-2025 fixture </w:t>
      </w:r>
      <w:r>
        <w:t>浏览和</w:t>
      </w:r>
      <w:r>
        <w:t xml:space="preserve"> Alexandria EPC </w:t>
      </w:r>
      <w:r>
        <w:t>适配器，它把分散记录和相邻计算数据集转化为可维护的数据工作流。其当前贡献是基础设施性的：它支持超导研究中的已审核数据组织，并为更可靠的统计、模型训练语料和基准构建奠定基础。未来工作应聚焦用户</w:t>
      </w:r>
      <w:r>
        <w:t>–</w:t>
      </w:r>
      <w:r>
        <w:t>论文关系建模、物理参数筛选、公共数据版本化、迁移和同步策略，然后再提出更强的预测或社区规模部署主张。</w:t>
      </w:r>
    </w:p>
    <w:p w14:paraId="0C0A105E" w14:textId="77777777" w:rsidR="00E6362A" w:rsidRDefault="00BD45B9" w:rsidP="001162C8">
      <w:pPr>
        <w:jc w:val="both"/>
        <w:rPr>
          <w:rFonts w:hint="eastAsia"/>
        </w:rPr>
        <w:pPrChange w:id="98" w:author="原 马" w:date="2026-06-08T14:58:00Z" w16du:dateUtc="2026-06-08T06:58:00Z">
          <w:pPr/>
        </w:pPrChange>
      </w:pPr>
      <w:r>
        <w:t>数据与代码可用性</w:t>
      </w:r>
    </w:p>
    <w:p w14:paraId="7922AA41" w14:textId="77777777" w:rsidR="00E6362A" w:rsidRDefault="00BD45B9" w:rsidP="001162C8">
      <w:pPr>
        <w:jc w:val="both"/>
        <w:rPr>
          <w:rFonts w:hint="eastAsia"/>
        </w:rPr>
        <w:pPrChange w:id="99" w:author="原 马" w:date="2026-06-08T14:58:00Z" w16du:dateUtc="2026-06-08T06:58:00Z">
          <w:pPr/>
        </w:pPrChange>
      </w:pPr>
      <w:r>
        <w:t>源代码和本地数据库文件位于项目仓库</w:t>
      </w:r>
      <w:r>
        <w:t xml:space="preserve"> [repository URL or local project path]</w:t>
      </w:r>
      <w:r>
        <w:t>。在投稿前，应补充正式公共数据发布、版本标识和持久归档</w:t>
      </w:r>
      <w:r>
        <w:t xml:space="preserve"> DOI</w:t>
      </w:r>
      <w:r>
        <w:t>。本文统计来自</w:t>
      </w:r>
      <w:r>
        <w:t xml:space="preserve"> 2026 </w:t>
      </w:r>
      <w:r>
        <w:t>年</w:t>
      </w:r>
      <w:r>
        <w:t xml:space="preserve"> 6 </w:t>
      </w:r>
      <w:r>
        <w:t>月</w:t>
      </w:r>
      <w:r>
        <w:t xml:space="preserve"> 8 </w:t>
      </w:r>
      <w:r>
        <w:t>日将</w:t>
      </w:r>
      <w:r>
        <w:t xml:space="preserve"> mayuan </w:t>
      </w:r>
      <w:r>
        <w:t>分支同步到</w:t>
      </w:r>
      <w:r>
        <w:t xml:space="preserve"> origin/master </w:t>
      </w:r>
      <w:r>
        <w:t>之后的仓库快照。</w:t>
      </w:r>
    </w:p>
    <w:p w14:paraId="41EA8416" w14:textId="77777777" w:rsidR="00E6362A" w:rsidRDefault="00BD45B9" w:rsidP="001162C8">
      <w:pPr>
        <w:jc w:val="both"/>
        <w:rPr>
          <w:rFonts w:hint="eastAsia"/>
        </w:rPr>
        <w:pPrChange w:id="100" w:author="原 马" w:date="2026-06-08T14:58:00Z" w16du:dateUtc="2026-06-08T06:58:00Z">
          <w:pPr/>
        </w:pPrChange>
      </w:pPr>
      <w:r>
        <w:t>作者贡献</w:t>
      </w:r>
    </w:p>
    <w:p w14:paraId="5CDA1F3A" w14:textId="77777777" w:rsidR="00E6362A" w:rsidRDefault="00BD45B9" w:rsidP="001162C8">
      <w:pPr>
        <w:jc w:val="both"/>
        <w:rPr>
          <w:rFonts w:hint="eastAsia"/>
        </w:rPr>
        <w:pPrChange w:id="101" w:author="原 马" w:date="2026-06-08T14:58:00Z" w16du:dateUtc="2026-06-08T06:58:00Z">
          <w:pPr/>
        </w:pPrChange>
      </w:pPr>
      <w:r>
        <w:t xml:space="preserve">[Your Name] </w:t>
      </w:r>
      <w:r>
        <w:t>设计并实现平台，整理论文范围，并准备文章草稿。其他贡献者角色应在确认协作者、代码贡献者和数据整理者后补充。</w:t>
      </w:r>
    </w:p>
    <w:p w14:paraId="36ECC8BD" w14:textId="77777777" w:rsidR="00E6362A" w:rsidRDefault="00BD45B9" w:rsidP="001162C8">
      <w:pPr>
        <w:jc w:val="both"/>
        <w:rPr>
          <w:rFonts w:hint="eastAsia"/>
        </w:rPr>
        <w:pPrChange w:id="102" w:author="原 马" w:date="2026-06-08T14:58:00Z" w16du:dateUtc="2026-06-08T06:58:00Z">
          <w:pPr/>
        </w:pPrChange>
      </w:pPr>
      <w:r>
        <w:t>利益冲突</w:t>
      </w:r>
    </w:p>
    <w:p w14:paraId="34DDDE3E" w14:textId="77777777" w:rsidR="00E6362A" w:rsidRDefault="00BD45B9" w:rsidP="001162C8">
      <w:pPr>
        <w:jc w:val="both"/>
        <w:rPr>
          <w:rFonts w:hint="eastAsia"/>
        </w:rPr>
        <w:pPrChange w:id="103" w:author="原 马" w:date="2026-06-08T14:58:00Z" w16du:dateUtc="2026-06-08T06:58:00Z">
          <w:pPr/>
        </w:pPrChange>
      </w:pPr>
      <w:r>
        <w:t>作者声明不存在利益冲突。</w:t>
      </w:r>
      <w:r>
        <w:t>[</w:t>
      </w:r>
      <w:r>
        <w:t>投稿前如有需要请修改。</w:t>
      </w:r>
      <w:r>
        <w:t>]</w:t>
      </w:r>
    </w:p>
    <w:p w14:paraId="3EA3B35C" w14:textId="77777777" w:rsidR="00E6362A" w:rsidRDefault="00BD45B9" w:rsidP="001162C8">
      <w:pPr>
        <w:jc w:val="both"/>
        <w:rPr>
          <w:rFonts w:hint="eastAsia"/>
        </w:rPr>
        <w:pPrChange w:id="104" w:author="原 马" w:date="2026-06-08T14:58:00Z" w16du:dateUtc="2026-06-08T06:58:00Z">
          <w:pPr/>
        </w:pPrChange>
      </w:pPr>
      <w:r>
        <w:t>致谢</w:t>
      </w:r>
    </w:p>
    <w:p w14:paraId="2924AB29" w14:textId="77777777" w:rsidR="00E6362A" w:rsidRDefault="00BD45B9" w:rsidP="001162C8">
      <w:pPr>
        <w:jc w:val="both"/>
        <w:rPr>
          <w:rFonts w:hint="eastAsia"/>
        </w:rPr>
        <w:pPrChange w:id="105" w:author="原 马" w:date="2026-06-08T14:58:00Z" w16du:dateUtc="2026-06-08T06:58:00Z">
          <w:pPr/>
        </w:pPrChange>
      </w:pPr>
      <w:r>
        <w:t>作者感谢本文引用的公共超导、材料和高压数据库研究的开发者与作者。</w:t>
      </w:r>
      <w:r>
        <w:t>[</w:t>
      </w:r>
      <w:r>
        <w:t>投稿前补充基金号、合作者和单位支持。</w:t>
      </w:r>
      <w:r>
        <w:t>]</w:t>
      </w:r>
    </w:p>
    <w:p w14:paraId="7EC71C75" w14:textId="77777777" w:rsidR="00E6362A" w:rsidRDefault="00BD45B9" w:rsidP="001162C8">
      <w:pPr>
        <w:jc w:val="both"/>
        <w:rPr>
          <w:rFonts w:hint="eastAsia"/>
        </w:rPr>
        <w:pPrChange w:id="106" w:author="原 马" w:date="2026-06-08T14:58:00Z" w16du:dateUtc="2026-06-08T06:58:00Z">
          <w:pPr/>
        </w:pPrChange>
      </w:pPr>
      <w:r>
        <w:t>参考文献</w:t>
      </w:r>
    </w:p>
    <w:p w14:paraId="379BA92B" w14:textId="77777777" w:rsidR="00E6362A" w:rsidRDefault="00BD45B9" w:rsidP="001162C8">
      <w:pPr>
        <w:jc w:val="both"/>
        <w:rPr>
          <w:rFonts w:hint="eastAsia"/>
        </w:rPr>
        <w:pPrChange w:id="107" w:author="原 马" w:date="2026-06-08T14:58:00Z" w16du:dateUtc="2026-06-08T06:58:00Z">
          <w:pPr/>
        </w:pPrChange>
      </w:pPr>
      <w:r>
        <w:lastRenderedPageBreak/>
        <w:t>A. Jain, S. P. Ong, G. Hautier, W. Chen, W. D. Richards, S. Dacek, S. Cholia, D. Gunter, D. Skinner, G. Ceder, and K. A. Persson. The Materials Project: A materials genome approach to accelerating materials innovation. APL Materials 1, 011002 (2013). doi:10.1063/1.4812323.</w:t>
      </w:r>
    </w:p>
    <w:p w14:paraId="69B5A96A" w14:textId="77777777" w:rsidR="00E6362A" w:rsidRDefault="00BD45B9" w:rsidP="001162C8">
      <w:pPr>
        <w:jc w:val="both"/>
        <w:rPr>
          <w:rFonts w:hint="eastAsia"/>
        </w:rPr>
        <w:pPrChange w:id="108" w:author="原 马" w:date="2026-06-08T14:58:00Z" w16du:dateUtc="2026-06-08T06:58:00Z">
          <w:pPr/>
        </w:pPrChange>
      </w:pPr>
      <w:r>
        <w:t>S. Kirklin, J. E. Saal, B. Meredig, A. Thompson, J. W. Doak, M. Aykol, S. Ruehl, and C. Wolverton. The Open Quantum Materials Database (OQMD): assessing the accuracy of DFT formation energies. npj Computational Materials 1, 15010 (2015). doi:10.1038/npjcompumats.2015.10.</w:t>
      </w:r>
    </w:p>
    <w:p w14:paraId="79313CB1" w14:textId="77777777" w:rsidR="00E6362A" w:rsidRDefault="00BD45B9" w:rsidP="001162C8">
      <w:pPr>
        <w:jc w:val="both"/>
        <w:rPr>
          <w:rFonts w:hint="eastAsia"/>
        </w:rPr>
        <w:pPrChange w:id="109" w:author="原 马" w:date="2026-06-08T14:58:00Z" w16du:dateUtc="2026-06-08T06:58:00Z">
          <w:pPr/>
        </w:pPrChange>
      </w:pPr>
      <w:r>
        <w:t>S. Curtarolo, W. Setyawan, G. L. W. Hart, M. Jahnatek, R. V. Chepulskii, R. H. Taylor, S. Wang, J. Xue, K. Yang, O. Levy, M. J. Mehl, H. T. Stokes, D. O. Demchenko, and D. Morgan. AFLOW: The automatic flow framework for materials discovery. Computational Materials Science 58, 218–226 (2012). doi:10.1016/j.commatsci.2012.02.005.</w:t>
      </w:r>
    </w:p>
    <w:p w14:paraId="70F255CC" w14:textId="77777777" w:rsidR="00E6362A" w:rsidRDefault="00BD45B9" w:rsidP="001162C8">
      <w:pPr>
        <w:jc w:val="both"/>
        <w:rPr>
          <w:rFonts w:hint="eastAsia"/>
        </w:rPr>
        <w:pPrChange w:id="110" w:author="原 马" w:date="2026-06-08T14:58:00Z" w16du:dateUtc="2026-06-08T06:58:00Z">
          <w:pPr/>
        </w:pPrChange>
      </w:pPr>
      <w:r>
        <w:t>C. Draxl and M. Scheffler. NOMAD: The FAIR concept for big-data-driven materials science. MRS Bulletin 43, 676–682 (2018). doi:10.1557/mrs.2018.208.</w:t>
      </w:r>
    </w:p>
    <w:p w14:paraId="1BD26AEC" w14:textId="77777777" w:rsidR="00E6362A" w:rsidRDefault="00BD45B9" w:rsidP="001162C8">
      <w:pPr>
        <w:jc w:val="both"/>
        <w:rPr>
          <w:rFonts w:hint="eastAsia"/>
        </w:rPr>
        <w:pPrChange w:id="111" w:author="原 马" w:date="2026-06-08T14:58:00Z" w16du:dateUtc="2026-06-08T06:58:00Z">
          <w:pPr/>
        </w:pPrChange>
      </w:pPr>
      <w:r>
        <w:t>A. Belsky, M. Hellenbrandt, V. L. Karen, and P. Luksch. New developments in the Inorganic Crystal Structure Database (ICSD): accessibility in support of materials research and design. Acta Crystallographica Section B 58, 364–369 (2002). doi:10.1107/S0108768102006948.</w:t>
      </w:r>
    </w:p>
    <w:p w14:paraId="725CA44B" w14:textId="77777777" w:rsidR="00E6362A" w:rsidRDefault="00BD45B9" w:rsidP="001162C8">
      <w:pPr>
        <w:jc w:val="both"/>
        <w:rPr>
          <w:rFonts w:hint="eastAsia"/>
        </w:rPr>
        <w:pPrChange w:id="112" w:author="原 马" w:date="2026-06-08T14:58:00Z" w16du:dateUtc="2026-06-08T06:58:00Z">
          <w:pPr/>
        </w:pPrChange>
      </w:pPr>
      <w:r>
        <w:t>S. Grazulis, A. Daskevic, A. Merkys, D. Chateigner, L. Lutterotti, M. Quiros, N. R. Serebryanaya, P. Moeck, R. T. Downs, and A. Le Bail. Crystallography Open Database (COD): an open-access collection of crystal structures and platform for world-wide collaboration. Nucleic Acids Research 40, D420–D427 (2012). doi:10.1093/nar/gkr900.</w:t>
      </w:r>
    </w:p>
    <w:p w14:paraId="6717B2CD" w14:textId="77777777" w:rsidR="00E6362A" w:rsidRDefault="00BD45B9" w:rsidP="001162C8">
      <w:pPr>
        <w:jc w:val="both"/>
        <w:rPr>
          <w:rFonts w:hint="eastAsia"/>
        </w:rPr>
        <w:pPrChange w:id="113" w:author="原 马" w:date="2026-06-08T14:58:00Z" w16du:dateUtc="2026-06-08T06:58:00Z">
          <w:pPr/>
        </w:pPrChange>
      </w:pPr>
      <w:r>
        <w:t>National Institute for Materials Science. SuperCon Datasheet, version v240322. doi:10.48505/nims.4487.</w:t>
      </w:r>
    </w:p>
    <w:p w14:paraId="13334F7F" w14:textId="77777777" w:rsidR="00E6362A" w:rsidRDefault="00BD45B9" w:rsidP="001162C8">
      <w:pPr>
        <w:jc w:val="both"/>
        <w:rPr>
          <w:rFonts w:hint="eastAsia"/>
        </w:rPr>
        <w:pPrChange w:id="114" w:author="原 马" w:date="2026-06-08T14:58:00Z" w16du:dateUtc="2026-06-08T06:58:00Z">
          <w:pPr/>
        </w:pPrChange>
      </w:pPr>
      <w:r>
        <w:t>L. Foppiano, T. C. T. Ting, J. M. Romary, and coauthors. Automatic extraction of materials and properties from superconductors scientific literature. Science and Technology of Advanced Materials: Methods 3, 2153633 (2023). doi:10.1080/27660400.2022.2153633.</w:t>
      </w:r>
    </w:p>
    <w:p w14:paraId="327D79A1" w14:textId="77777777" w:rsidR="00E6362A" w:rsidRDefault="00BD45B9" w:rsidP="001162C8">
      <w:pPr>
        <w:jc w:val="both"/>
        <w:rPr>
          <w:rFonts w:hint="eastAsia"/>
        </w:rPr>
        <w:pPrChange w:id="115" w:author="原 马" w:date="2026-06-08T14:58:00Z" w16du:dateUtc="2026-06-08T06:58:00Z">
          <w:pPr/>
        </w:pPrChange>
      </w:pPr>
      <w:r>
        <w:t>Y. Ishii and T. Sakamoto. Structuring superconductor data with ontology: reproducing historical datasets as knowledge bases. Science and Technology of Advanced Materials: Methods 3, 2223051 (2023). doi:10.1080/27660400.2023.2223051.</w:t>
      </w:r>
    </w:p>
    <w:p w14:paraId="12AFDBB3" w14:textId="77777777" w:rsidR="00E6362A" w:rsidRDefault="00BD45B9" w:rsidP="001162C8">
      <w:pPr>
        <w:jc w:val="both"/>
        <w:rPr>
          <w:rFonts w:hint="eastAsia"/>
        </w:rPr>
        <w:pPrChange w:id="116" w:author="原 马" w:date="2026-06-08T14:58:00Z" w16du:dateUtc="2026-06-08T06:58:00Z">
          <w:pPr/>
        </w:pPrChange>
      </w:pPr>
      <w:r>
        <w:t>T. Sommer, D. Di Cataldo, and L. Boeri. 3DSC – a dataset of superconductors including crystal structures. Scientific Data 10, 816 (2023). doi:10.1038/s41597-023-02721-y.</w:t>
      </w:r>
    </w:p>
    <w:p w14:paraId="7F8C1D11" w14:textId="77777777" w:rsidR="00E6362A" w:rsidRDefault="00BD45B9" w:rsidP="001162C8">
      <w:pPr>
        <w:jc w:val="both"/>
        <w:rPr>
          <w:rFonts w:hint="eastAsia"/>
        </w:rPr>
        <w:pPrChange w:id="117" w:author="原 马" w:date="2026-06-08T14:58:00Z" w16du:dateUtc="2026-06-08T06:58:00Z">
          <w:pPr/>
        </w:pPrChange>
      </w:pPr>
      <w:r>
        <w:t>X.-Q. Han, Z.-F. Gao, X.-D. Wang, Z. Ouyang, P.-J. Guo, and Z.-Y. Lu. HTSC-2025: A benchmark dataset of ambient-pressure high-temperature superconductors for AI-driven critical temperature prediction. Chinese Physics B 34, 100301 (2025). doi:10.1088/1674-1056/adf042.</w:t>
      </w:r>
    </w:p>
    <w:p w14:paraId="3D441A79" w14:textId="77777777" w:rsidR="00E6362A" w:rsidRDefault="00BD45B9" w:rsidP="001162C8">
      <w:pPr>
        <w:jc w:val="both"/>
        <w:rPr>
          <w:rFonts w:hint="eastAsia"/>
        </w:rPr>
        <w:pPrChange w:id="118" w:author="原 马" w:date="2026-06-08T14:58:00Z" w16du:dateUtc="2026-06-08T06:58:00Z">
          <w:pPr/>
        </w:pPrChange>
      </w:pPr>
      <w:r>
        <w:t>M. Bercx, S. Ponce, Y. Zhang, G. Trezza, A. G. Ghezeljehmeidan, L. Bastonero, J. Qiao, F. O. von Rohr, G. Pizzi, E. Chiavazzo, and N. Marzari. Charting the landscape of Bardeen-Cooper-</w:t>
      </w:r>
      <w:r>
        <w:lastRenderedPageBreak/>
        <w:t>Schrieffer superconductors in experimentally known compounds. PRX Energy 4, 033012 (2025). doi:10.1103/sb28-fjc9.</w:t>
      </w:r>
    </w:p>
    <w:p w14:paraId="78B87330" w14:textId="77777777" w:rsidR="00E6362A" w:rsidRDefault="00BD45B9" w:rsidP="001162C8">
      <w:pPr>
        <w:jc w:val="both"/>
        <w:rPr>
          <w:rFonts w:hint="eastAsia"/>
        </w:rPr>
        <w:pPrChange w:id="119" w:author="原 马" w:date="2026-06-08T14:58:00Z" w16du:dateUtc="2026-06-08T06:58:00Z">
          <w:pPr/>
        </w:pPrChange>
      </w:pPr>
      <w:r>
        <w:t>P. R. Pires, T. H. B. da Silva, K. Gao, K. H. Hiorth, T. F. T. Cerqueira, T. Cavignac, P.-P. De Breuck, H.-C. Wang, D. Dangic, Y.-W. Fang, A. Sanna, W. Cui, I. Errea, P. Torma, and M. A. L. Marques. Machine learning driven exploration of hydride superconductors at ambient pressure. Computational Materials Today 10, 100052 (2026). doi:10.1016/j.commt.2026.100052.</w:t>
      </w:r>
    </w:p>
    <w:p w14:paraId="5727F378" w14:textId="77777777" w:rsidR="00E6362A" w:rsidRDefault="00BD45B9" w:rsidP="001162C8">
      <w:pPr>
        <w:jc w:val="both"/>
        <w:rPr>
          <w:rFonts w:hint="eastAsia"/>
        </w:rPr>
        <w:pPrChange w:id="120" w:author="原 马" w:date="2026-06-08T14:58:00Z" w16du:dateUtc="2026-06-08T06:58:00Z">
          <w:pPr/>
        </w:pPrChange>
      </w:pPr>
      <w:r>
        <w:t>J. Chen, J. Peng, Y. Liang, R. Wang, H. Dong, and W. Zhang. Interpretable descriptors enable prediction of hydrogen-based superconductors at moderate pressures. Materials Today Physics 63, 102073 (2026). doi:10.1016/j.mtphys.2026.102073.</w:t>
      </w:r>
    </w:p>
    <w:p w14:paraId="32B42653" w14:textId="77777777" w:rsidR="00E6362A" w:rsidRDefault="00BD45B9" w:rsidP="001162C8">
      <w:pPr>
        <w:jc w:val="both"/>
        <w:rPr>
          <w:rFonts w:hint="eastAsia"/>
        </w:rPr>
        <w:pPrChange w:id="121" w:author="原 马" w:date="2026-06-08T14:58:00Z" w16du:dateUtc="2026-06-08T06:58:00Z">
          <w:pPr/>
        </w:pPrChange>
      </w:pPr>
      <w:r>
        <w:t>Z. Wang, Q. Wang, J. Duan, H. Ge, X. Luo, P. Gao, W. Zhang, J. Lv, Y. Wang, and Y. Ma. High-Pressure Crystal Structure Database. arXiv 2605.14471 (2026).</w:t>
      </w:r>
    </w:p>
    <w:sectPr w:rsidR="00E6362A">
      <w:pgSz w:w="11906" w:h="16838"/>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原 马" w:date="2026-06-08T14:41:00Z" w:initials="原马">
    <w:p w14:paraId="56E673A9" w14:textId="61F01101" w:rsidR="000C3588" w:rsidRDefault="000C3588">
      <w:pPr>
        <w:pStyle w:val="a5"/>
        <w:rPr>
          <w:rFonts w:hint="eastAsia"/>
        </w:rPr>
      </w:pPr>
      <w:r>
        <w:rPr>
          <w:rStyle w:val="a4"/>
          <w:rFonts w:hint="eastAsi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E673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4D258" w16cex:dateUtc="2026-06-08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E673A9" w16cid:durableId="2D24D2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原 马">
    <w15:presenceInfo w15:providerId="Windows Live" w15:userId="19b1e2259421bc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trackRevisions/>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6362A"/>
    <w:rsid w:val="000C3588"/>
    <w:rsid w:val="001162C8"/>
    <w:rsid w:val="00121D7B"/>
    <w:rsid w:val="002726E1"/>
    <w:rsid w:val="006A7F6E"/>
    <w:rsid w:val="00BD45B9"/>
    <w:rsid w:val="00C8239A"/>
    <w:rsid w:val="00D97C5B"/>
    <w:rsid w:val="00E43E96"/>
    <w:rsid w:val="00E6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3B07"/>
  <w15:docId w15:val="{6195F5F7-730A-449E-A6D0-79852B5B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121D7B"/>
    <w:pPr>
      <w:spacing w:after="0" w:line="240" w:lineRule="auto"/>
    </w:pPr>
  </w:style>
  <w:style w:type="character" w:styleId="a4">
    <w:name w:val="annotation reference"/>
    <w:basedOn w:val="a0"/>
    <w:uiPriority w:val="99"/>
    <w:semiHidden/>
    <w:unhideWhenUsed/>
    <w:rsid w:val="000C3588"/>
    <w:rPr>
      <w:sz w:val="21"/>
      <w:szCs w:val="21"/>
    </w:rPr>
  </w:style>
  <w:style w:type="paragraph" w:styleId="a5">
    <w:name w:val="annotation text"/>
    <w:basedOn w:val="a"/>
    <w:link w:val="a6"/>
    <w:uiPriority w:val="99"/>
    <w:semiHidden/>
    <w:unhideWhenUsed/>
    <w:rsid w:val="000C3588"/>
  </w:style>
  <w:style w:type="character" w:customStyle="1" w:styleId="a6">
    <w:name w:val="批注文字 字符"/>
    <w:basedOn w:val="a0"/>
    <w:link w:val="a5"/>
    <w:uiPriority w:val="99"/>
    <w:semiHidden/>
    <w:rsid w:val="000C3588"/>
  </w:style>
  <w:style w:type="paragraph" w:styleId="a7">
    <w:name w:val="annotation subject"/>
    <w:basedOn w:val="a5"/>
    <w:next w:val="a5"/>
    <w:link w:val="a8"/>
    <w:uiPriority w:val="99"/>
    <w:semiHidden/>
    <w:unhideWhenUsed/>
    <w:rsid w:val="000C3588"/>
    <w:rPr>
      <w:b/>
      <w:bCs/>
    </w:rPr>
  </w:style>
  <w:style w:type="character" w:customStyle="1" w:styleId="a8">
    <w:name w:val="批注主题 字符"/>
    <w:basedOn w:val="a6"/>
    <w:link w:val="a7"/>
    <w:uiPriority w:val="99"/>
    <w:semiHidden/>
    <w:rsid w:val="000C3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1806</Words>
  <Characters>10296</Characters>
  <Application>Microsoft Office Word</Application>
  <DocSecurity>0</DocSecurity>
  <Lines>85</Lines>
  <Paragraphs>24</Paragraphs>
  <ScaleCrop>false</ScaleCrop>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Conventional-SC-Dataset 中文稿</dc:title>
  <dc:creator>PaperSpine/Codex</dc:creator>
  <cp:lastModifiedBy>原 马</cp:lastModifiedBy>
  <cp:revision>7</cp:revision>
  <dcterms:created xsi:type="dcterms:W3CDTF">2026-06-08T06:17:00Z</dcterms:created>
  <dcterms:modified xsi:type="dcterms:W3CDTF">2026-06-08T07:05:00Z</dcterms:modified>
</cp:coreProperties>
</file>